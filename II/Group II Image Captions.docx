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4A2A" w:rsidP="41F6514C" w:rsidRDefault="539DD08E" w14:paraId="3A89D5EC" w14:textId="2B695656">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Hieronymus Bosch</w:t>
      </w:r>
    </w:p>
    <w:p w:rsidR="00C74A2A" w:rsidP="41F6514C" w:rsidRDefault="539DD08E" w14:paraId="773296BE" w14:textId="7B62D4F2">
      <w:pPr>
        <w:spacing w:after="0" w:line="480" w:lineRule="auto"/>
        <w:rPr>
          <w:rFonts w:ascii="Times New Roman" w:hAnsi="Times New Roman" w:eastAsia="Times New Roman" w:cs="Times New Roman"/>
          <w:i/>
          <w:iCs/>
        </w:rPr>
      </w:pPr>
      <w:r w:rsidRPr="41F6514C">
        <w:rPr>
          <w:rFonts w:ascii="Times New Roman" w:hAnsi="Times New Roman" w:eastAsia="Times New Roman" w:cs="Times New Roman"/>
          <w:i/>
          <w:iCs/>
        </w:rPr>
        <w:t>The Extraction of the Stone of Madness</w:t>
      </w:r>
    </w:p>
    <w:p w:rsidR="00C74A2A" w:rsidP="41F6514C" w:rsidRDefault="18DA76A3" w14:paraId="3B9D8F11" w14:textId="7AC1B36A">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ca</w:t>
      </w:r>
      <w:r w:rsidRPr="41F6514C" w:rsidR="539DD08E">
        <w:rPr>
          <w:rFonts w:ascii="Times New Roman" w:hAnsi="Times New Roman" w:eastAsia="Times New Roman" w:cs="Times New Roman"/>
        </w:rPr>
        <w:t xml:space="preserve"> 1494</w:t>
      </w:r>
    </w:p>
    <w:p w:rsidR="00C74A2A" w:rsidP="41F6514C" w:rsidRDefault="1FB7DB29" w14:paraId="292F2328" w14:textId="128A90A2">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Oil on oak panel</w:t>
      </w:r>
    </w:p>
    <w:p w:rsidR="00C74A2A" w:rsidP="41F6514C" w:rsidRDefault="1FB7DB29" w14:paraId="2F980653" w14:textId="79268EF3">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48.5 x 34.5 cm</w:t>
      </w:r>
    </w:p>
    <w:p w:rsidR="00C74A2A" w:rsidP="41F6514C" w:rsidRDefault="539DD08E" w14:paraId="7FB5A533" w14:textId="4B8895BA">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Museo del Prado</w:t>
      </w:r>
      <w:r w:rsidRPr="41F6514C" w:rsidR="049CD188">
        <w:rPr>
          <w:rFonts w:ascii="Times New Roman" w:hAnsi="Times New Roman" w:eastAsia="Times New Roman" w:cs="Times New Roman"/>
        </w:rPr>
        <w:t xml:space="preserve">, </w:t>
      </w:r>
      <w:r w:rsidRPr="41F6514C">
        <w:rPr>
          <w:rFonts w:ascii="Times New Roman" w:hAnsi="Times New Roman" w:eastAsia="Times New Roman" w:cs="Times New Roman"/>
        </w:rPr>
        <w:t>Madrid</w:t>
      </w:r>
    </w:p>
    <w:p w:rsidR="00C74A2A" w:rsidP="41F6514C" w:rsidRDefault="65BE888F" w14:paraId="055C5D55" w14:textId="6586998C">
      <w:pPr>
        <w:spacing w:after="0" w:line="480" w:lineRule="auto"/>
      </w:pPr>
      <w:hyperlink r:id="rId5">
        <w:r w:rsidRPr="41F6514C">
          <w:rPr>
            <w:rStyle w:val="Hyperlink"/>
            <w:rFonts w:ascii="Times New Roman" w:hAnsi="Times New Roman" w:eastAsia="Times New Roman" w:cs="Times New Roman"/>
          </w:rPr>
          <w:t>https://www.museodelprado.es/en/the-collection/art-work/the-extraction-of-the-stone-of-madness/313db7a0-f9bf-49ad-a242-67e95b14c5a2</w:t>
        </w:r>
      </w:hyperlink>
    </w:p>
    <w:p w:rsidR="00C74A2A" w:rsidP="41F6514C" w:rsidRDefault="22BFB5F6" w14:paraId="5CB86AD4" w14:textId="79F0DD45">
      <w:pPr>
        <w:spacing w:after="0" w:line="480" w:lineRule="auto"/>
        <w:ind w:firstLine="720"/>
        <w:rPr>
          <w:rFonts w:ascii="Times New Roman" w:hAnsi="Times New Roman" w:eastAsia="Times New Roman" w:cs="Times New Roman"/>
        </w:rPr>
      </w:pPr>
      <w:r w:rsidRPr="12AECC37" w:rsidR="4046AF2B">
        <w:rPr>
          <w:rFonts w:ascii="Times New Roman" w:hAnsi="Times New Roman" w:eastAsia="Times New Roman" w:cs="Times New Roman"/>
        </w:rPr>
        <w:t xml:space="preserve">A Dutch painter from the Duchy of Brabant, </w:t>
      </w:r>
      <w:r w:rsidRPr="12AECC37" w:rsidR="4046AF2B">
        <w:rPr>
          <w:rFonts w:ascii="Times New Roman" w:hAnsi="Times New Roman" w:eastAsia="Times New Roman" w:cs="Times New Roman"/>
        </w:rPr>
        <w:t>Hieronymous</w:t>
      </w:r>
      <w:r w:rsidRPr="12AECC37" w:rsidR="4046AF2B">
        <w:rPr>
          <w:rFonts w:ascii="Times New Roman" w:hAnsi="Times New Roman" w:eastAsia="Times New Roman" w:cs="Times New Roman"/>
        </w:rPr>
        <w:t xml:space="preserve"> Bosch is one of the most </w:t>
      </w:r>
      <w:r w:rsidRPr="12AECC37" w:rsidR="2FB7D11F">
        <w:rPr>
          <w:rFonts w:ascii="Times New Roman" w:hAnsi="Times New Roman" w:eastAsia="Times New Roman" w:cs="Times New Roman"/>
        </w:rPr>
        <w:t>significant</w:t>
      </w:r>
      <w:r w:rsidRPr="12AECC37" w:rsidR="4046AF2B">
        <w:rPr>
          <w:rFonts w:ascii="Times New Roman" w:hAnsi="Times New Roman" w:eastAsia="Times New Roman" w:cs="Times New Roman"/>
        </w:rPr>
        <w:t xml:space="preserve"> artists of the school of Early Netherlandish painting. </w:t>
      </w:r>
      <w:r w:rsidRPr="12AECC37" w:rsidR="1386A5B9">
        <w:rPr>
          <w:rFonts w:ascii="Times New Roman" w:hAnsi="Times New Roman" w:eastAsia="Times New Roman" w:cs="Times New Roman"/>
        </w:rPr>
        <w:t>His surviving oeuvre is</w:t>
      </w:r>
      <w:r w:rsidRPr="12AECC37" w:rsidR="4F261805">
        <w:rPr>
          <w:rFonts w:ascii="Times New Roman" w:hAnsi="Times New Roman" w:eastAsia="Times New Roman" w:cs="Times New Roman"/>
        </w:rPr>
        <w:t xml:space="preserve"> </w:t>
      </w:r>
      <w:r w:rsidRPr="12AECC37" w:rsidR="4F261805">
        <w:rPr>
          <w:rFonts w:ascii="Times New Roman" w:hAnsi="Times New Roman" w:eastAsia="Times New Roman" w:cs="Times New Roman"/>
        </w:rPr>
        <w:t>relatively</w:t>
      </w:r>
      <w:r w:rsidRPr="12AECC37" w:rsidR="1386A5B9">
        <w:rPr>
          <w:rFonts w:ascii="Times New Roman" w:hAnsi="Times New Roman" w:eastAsia="Times New Roman" w:cs="Times New Roman"/>
        </w:rPr>
        <w:t xml:space="preserve"> small</w:t>
      </w:r>
      <w:r w:rsidRPr="12AECC37" w:rsidR="1386A5B9">
        <w:rPr>
          <w:rFonts w:ascii="Times New Roman" w:hAnsi="Times New Roman" w:eastAsia="Times New Roman" w:cs="Times New Roman"/>
        </w:rPr>
        <w:t xml:space="preserve">, but the painter is known </w:t>
      </w:r>
      <w:r w:rsidRPr="12AECC37" w:rsidR="55DFFC50">
        <w:rPr>
          <w:rFonts w:ascii="Times New Roman" w:hAnsi="Times New Roman" w:eastAsia="Times New Roman" w:cs="Times New Roman"/>
        </w:rPr>
        <w:t xml:space="preserve">for his fantastical and at times nightmarish imagery. </w:t>
      </w:r>
      <w:commentRangeStart w:id="656686"/>
      <w:r w:rsidRPr="12AECC37" w:rsidR="441FE34A">
        <w:rPr>
          <w:rFonts w:ascii="Times New Roman" w:hAnsi="Times New Roman" w:eastAsia="Times New Roman" w:cs="Times New Roman"/>
        </w:rPr>
        <w:t>Popular tradition at the time</w:t>
      </w:r>
      <w:r w:rsidRPr="12AECC37" w:rsidR="7D7987D2">
        <w:rPr>
          <w:rFonts w:ascii="Times New Roman" w:hAnsi="Times New Roman" w:eastAsia="Times New Roman" w:cs="Times New Roman"/>
        </w:rPr>
        <w:t xml:space="preserve"> suggested</w:t>
      </w:r>
      <w:r w:rsidRPr="12AECC37" w:rsidR="441FE34A">
        <w:rPr>
          <w:rFonts w:ascii="Times New Roman" w:hAnsi="Times New Roman" w:eastAsia="Times New Roman" w:cs="Times New Roman"/>
        </w:rPr>
        <w:t xml:space="preserve"> </w:t>
      </w:r>
      <w:r w:rsidRPr="12AECC37" w:rsidR="6D1B36ED">
        <w:rPr>
          <w:rFonts w:ascii="Times New Roman" w:hAnsi="Times New Roman" w:eastAsia="Times New Roman" w:cs="Times New Roman"/>
        </w:rPr>
        <w:t xml:space="preserve">that folly, or madness, was caused by a stone lodged within the head; and </w:t>
      </w:r>
      <w:r w:rsidRPr="12AECC37" w:rsidR="6D1B36ED">
        <w:rPr>
          <w:rFonts w:ascii="Times New Roman" w:hAnsi="Times New Roman" w:eastAsia="Times New Roman" w:cs="Times New Roman"/>
        </w:rPr>
        <w:t>thus</w:t>
      </w:r>
      <w:r w:rsidRPr="12AECC37" w:rsidR="6D1B36ED">
        <w:rPr>
          <w:rFonts w:ascii="Times New Roman" w:hAnsi="Times New Roman" w:eastAsia="Times New Roman" w:cs="Times New Roman"/>
        </w:rPr>
        <w:t xml:space="preserve"> can only be remedied by surgica</w:t>
      </w:r>
      <w:r w:rsidRPr="12AECC37" w:rsidR="5E202360">
        <w:rPr>
          <w:rFonts w:ascii="Times New Roman" w:hAnsi="Times New Roman" w:eastAsia="Times New Roman" w:cs="Times New Roman"/>
        </w:rPr>
        <w:t>l removal</w:t>
      </w:r>
      <w:r w:rsidRPr="12AECC37" w:rsidR="6D1B36ED">
        <w:rPr>
          <w:rFonts w:ascii="Times New Roman" w:hAnsi="Times New Roman" w:eastAsia="Times New Roman" w:cs="Times New Roman"/>
        </w:rPr>
        <w:t>.</w:t>
      </w:r>
      <w:r w:rsidRPr="12AECC37" w:rsidR="3DCB1E48">
        <w:rPr>
          <w:rFonts w:ascii="Times New Roman" w:hAnsi="Times New Roman" w:eastAsia="Times New Roman" w:cs="Times New Roman"/>
        </w:rPr>
        <w:t xml:space="preserve"> Though </w:t>
      </w:r>
      <w:r w:rsidRPr="12AECC37" w:rsidR="189EEB18">
        <w:rPr>
          <w:rFonts w:ascii="Times New Roman" w:hAnsi="Times New Roman" w:eastAsia="Times New Roman" w:cs="Times New Roman"/>
        </w:rPr>
        <w:t xml:space="preserve">it </w:t>
      </w:r>
      <w:r w:rsidRPr="12AECC37" w:rsidR="3DCB1E48">
        <w:rPr>
          <w:rFonts w:ascii="Times New Roman" w:hAnsi="Times New Roman" w:eastAsia="Times New Roman" w:cs="Times New Roman"/>
        </w:rPr>
        <w:t xml:space="preserve">is difficult to </w:t>
      </w:r>
      <w:r w:rsidRPr="12AECC37" w:rsidR="3DCB1E48">
        <w:rPr>
          <w:rFonts w:ascii="Times New Roman" w:hAnsi="Times New Roman" w:eastAsia="Times New Roman" w:cs="Times New Roman"/>
        </w:rPr>
        <w:t>ascertain</w:t>
      </w:r>
      <w:r w:rsidRPr="12AECC37" w:rsidR="675165E7">
        <w:rPr>
          <w:rFonts w:ascii="Times New Roman" w:hAnsi="Times New Roman" w:eastAsia="Times New Roman" w:cs="Times New Roman"/>
        </w:rPr>
        <w:t xml:space="preserve"> the extent of this belief</w:t>
      </w:r>
      <w:r w:rsidRPr="12AECC37" w:rsidR="6E25C556">
        <w:rPr>
          <w:rFonts w:ascii="Times New Roman" w:hAnsi="Times New Roman" w:eastAsia="Times New Roman" w:cs="Times New Roman"/>
        </w:rPr>
        <w:t xml:space="preserve"> at the time</w:t>
      </w:r>
      <w:r w:rsidRPr="12AECC37" w:rsidR="3DCB1E48">
        <w:rPr>
          <w:rFonts w:ascii="Times New Roman" w:hAnsi="Times New Roman" w:eastAsia="Times New Roman" w:cs="Times New Roman"/>
        </w:rPr>
        <w:t>,</w:t>
      </w:r>
      <w:r w:rsidRPr="12AECC37" w:rsidR="6D1B36ED">
        <w:rPr>
          <w:rFonts w:ascii="Times New Roman" w:hAnsi="Times New Roman" w:eastAsia="Times New Roman" w:cs="Times New Roman"/>
        </w:rPr>
        <w:t xml:space="preserve"> </w:t>
      </w:r>
      <w:r w:rsidRPr="12AECC37" w:rsidR="117807B3">
        <w:rPr>
          <w:rFonts w:ascii="Times New Roman" w:hAnsi="Times New Roman" w:eastAsia="Times New Roman" w:cs="Times New Roman"/>
        </w:rPr>
        <w:t xml:space="preserve">depictions of this procedure </w:t>
      </w:r>
      <w:r w:rsidRPr="12AECC37" w:rsidR="65E89D69">
        <w:rPr>
          <w:rFonts w:ascii="Times New Roman" w:hAnsi="Times New Roman" w:eastAsia="Times New Roman" w:cs="Times New Roman"/>
        </w:rPr>
        <w:t>(</w:t>
      </w:r>
      <w:r w:rsidRPr="12AECC37" w:rsidR="117807B3">
        <w:rPr>
          <w:rFonts w:ascii="Times New Roman" w:hAnsi="Times New Roman" w:eastAsia="Times New Roman" w:cs="Times New Roman"/>
        </w:rPr>
        <w:t>known as trepanation</w:t>
      </w:r>
      <w:r w:rsidRPr="12AECC37" w:rsidR="0CD2F9EB">
        <w:rPr>
          <w:rFonts w:ascii="Times New Roman" w:hAnsi="Times New Roman" w:eastAsia="Times New Roman" w:cs="Times New Roman"/>
        </w:rPr>
        <w:t>) w</w:t>
      </w:r>
      <w:r w:rsidRPr="12AECC37" w:rsidR="1419B95F">
        <w:rPr>
          <w:rFonts w:ascii="Times New Roman" w:hAnsi="Times New Roman" w:eastAsia="Times New Roman" w:cs="Times New Roman"/>
          <w:noProof w:val="0"/>
          <w:sz w:val="24"/>
          <w:szCs w:val="24"/>
          <w:lang w:val="en-GB"/>
        </w:rPr>
        <w:t>ere common</w:t>
      </w:r>
      <w:r w:rsidRPr="12AECC37" w:rsidR="42F2E7F9">
        <w:rPr>
          <w:rFonts w:ascii="Times New Roman" w:hAnsi="Times New Roman" w:eastAsia="Times New Roman" w:cs="Times New Roman"/>
          <w:noProof w:val="0"/>
          <w:sz w:val="24"/>
          <w:szCs w:val="24"/>
          <w:lang w:val="en-GB"/>
        </w:rPr>
        <w:t xml:space="preserve"> among Flemish Renaissance </w:t>
      </w:r>
      <w:r w:rsidRPr="12AECC37" w:rsidR="2A245D6A">
        <w:rPr>
          <w:rFonts w:ascii="Times New Roman" w:hAnsi="Times New Roman" w:eastAsia="Times New Roman" w:cs="Times New Roman"/>
          <w:noProof w:val="0"/>
          <w:sz w:val="24"/>
          <w:szCs w:val="24"/>
          <w:lang w:val="en-GB"/>
        </w:rPr>
        <w:t xml:space="preserve">artists </w:t>
      </w:r>
      <w:r w:rsidRPr="12AECC37" w:rsidR="42F2E7F9">
        <w:rPr>
          <w:rFonts w:ascii="Times New Roman" w:hAnsi="Times New Roman" w:eastAsia="Times New Roman" w:cs="Times New Roman"/>
          <w:noProof w:val="0"/>
          <w:sz w:val="24"/>
          <w:szCs w:val="24"/>
          <w:lang w:val="en-GB"/>
        </w:rPr>
        <w:t xml:space="preserve">— </w:t>
      </w:r>
      <w:r w:rsidRPr="12AECC37" w:rsidR="65D87016">
        <w:rPr>
          <w:rFonts w:ascii="Times New Roman" w:hAnsi="Times New Roman" w:eastAsia="Times New Roman" w:cs="Times New Roman"/>
          <w:noProof w:val="0"/>
          <w:sz w:val="24"/>
          <w:szCs w:val="24"/>
          <w:lang w:val="en-GB"/>
        </w:rPr>
        <w:t>painters</w:t>
      </w:r>
      <w:r w:rsidRPr="12AECC37" w:rsidR="444F5E55">
        <w:rPr>
          <w:rFonts w:ascii="Times New Roman" w:hAnsi="Times New Roman" w:eastAsia="Times New Roman" w:cs="Times New Roman"/>
          <w:noProof w:val="0"/>
          <w:sz w:val="24"/>
          <w:szCs w:val="24"/>
          <w:lang w:val="en-GB"/>
        </w:rPr>
        <w:t xml:space="preserve"> such as Jan Sanders van </w:t>
      </w:r>
      <w:r w:rsidRPr="12AECC37" w:rsidR="444F5E55">
        <w:rPr>
          <w:rFonts w:ascii="Times New Roman" w:hAnsi="Times New Roman" w:eastAsia="Times New Roman" w:cs="Times New Roman"/>
          <w:noProof w:val="0"/>
          <w:sz w:val="24"/>
          <w:szCs w:val="24"/>
          <w:lang w:val="en-GB"/>
        </w:rPr>
        <w:t>Hemessen</w:t>
      </w:r>
      <w:r w:rsidRPr="12AECC37" w:rsidR="444F5E55">
        <w:rPr>
          <w:rFonts w:ascii="Times New Roman" w:hAnsi="Times New Roman" w:eastAsia="Times New Roman" w:cs="Times New Roman"/>
          <w:noProof w:val="0"/>
          <w:sz w:val="24"/>
          <w:szCs w:val="24"/>
          <w:lang w:val="en-GB"/>
        </w:rPr>
        <w:t xml:space="preserve"> and Pieter Huys tackled the </w:t>
      </w:r>
      <w:commentRangeStart w:id="2025954502"/>
      <w:r w:rsidRPr="12AECC37" w:rsidR="444F5E55">
        <w:rPr>
          <w:rFonts w:ascii="Times New Roman" w:hAnsi="Times New Roman" w:eastAsia="Times New Roman" w:cs="Times New Roman"/>
          <w:noProof w:val="0"/>
          <w:sz w:val="24"/>
          <w:szCs w:val="24"/>
          <w:lang w:val="en-GB"/>
        </w:rPr>
        <w:t>subject</w:t>
      </w:r>
      <w:commentRangeEnd w:id="2025954502"/>
      <w:r>
        <w:rPr>
          <w:rStyle w:val="CommentReference"/>
        </w:rPr>
        <w:commentReference w:id="2025954502"/>
      </w:r>
      <w:r w:rsidRPr="12AECC37" w:rsidR="68E0265D">
        <w:rPr>
          <w:rFonts w:ascii="Times New Roman" w:hAnsi="Times New Roman" w:eastAsia="Times New Roman" w:cs="Times New Roman"/>
          <w:noProof w:val="0"/>
          <w:sz w:val="24"/>
          <w:szCs w:val="24"/>
          <w:lang w:val="en-GB"/>
        </w:rPr>
        <w:t>.</w:t>
      </w:r>
      <w:r w:rsidRPr="12AECC37" w:rsidR="117807B3">
        <w:rPr>
          <w:rFonts w:ascii="Times New Roman" w:hAnsi="Times New Roman" w:eastAsia="Times New Roman" w:cs="Times New Roman"/>
        </w:rPr>
        <w:t xml:space="preserve"> </w:t>
      </w:r>
      <w:r w:rsidRPr="12AECC37" w:rsidR="586A7F6D">
        <w:rPr>
          <w:rFonts w:ascii="Times New Roman" w:hAnsi="Times New Roman" w:eastAsia="Times New Roman" w:cs="Times New Roman"/>
        </w:rPr>
        <w:t xml:space="preserve">One </w:t>
      </w:r>
      <w:r w:rsidRPr="12AECC37" w:rsidR="586A7F6D">
        <w:rPr>
          <w:rFonts w:ascii="Times New Roman" w:hAnsi="Times New Roman" w:eastAsia="Times New Roman" w:cs="Times New Roman"/>
        </w:rPr>
        <w:t>d</w:t>
      </w:r>
      <w:r w:rsidRPr="12AECC37" w:rsidR="586A7F6D">
        <w:rPr>
          <w:rFonts w:ascii="Times New Roman" w:hAnsi="Times New Roman" w:eastAsia="Times New Roman" w:cs="Times New Roman"/>
        </w:rPr>
        <w:t>ramatised</w:t>
      </w:r>
      <w:r w:rsidRPr="12AECC37" w:rsidR="586A7F6D">
        <w:rPr>
          <w:rFonts w:ascii="Times New Roman" w:hAnsi="Times New Roman" w:eastAsia="Times New Roman" w:cs="Times New Roman"/>
        </w:rPr>
        <w:t xml:space="preserve"> </w:t>
      </w:r>
      <w:r w:rsidRPr="12AECC37" w:rsidR="3AAB21FC">
        <w:rPr>
          <w:rFonts w:ascii="Times New Roman" w:hAnsi="Times New Roman" w:eastAsia="Times New Roman" w:cs="Times New Roman"/>
        </w:rPr>
        <w:t>portrayal</w:t>
      </w:r>
      <w:r w:rsidRPr="12AECC37" w:rsidR="586A7F6D">
        <w:rPr>
          <w:rFonts w:ascii="Times New Roman" w:hAnsi="Times New Roman" w:eastAsia="Times New Roman" w:cs="Times New Roman"/>
        </w:rPr>
        <w:t xml:space="preserve"> of this procedure is Bosch’s 1501-1505 painting, </w:t>
      </w:r>
      <w:commentRangeEnd w:id="656686"/>
      <w:r>
        <w:rPr>
          <w:rStyle w:val="CommentReference"/>
        </w:rPr>
        <w:commentReference w:id="656686"/>
      </w:r>
      <w:r w:rsidRPr="12AECC37" w:rsidR="6D1B36ED">
        <w:rPr>
          <w:rFonts w:ascii="Times New Roman" w:hAnsi="Times New Roman" w:eastAsia="Times New Roman" w:cs="Times New Roman"/>
          <w:i w:val="1"/>
          <w:iCs w:val="1"/>
        </w:rPr>
        <w:t>The Extraction of the Stone of Madness</w:t>
      </w:r>
      <w:r w:rsidRPr="12AECC37" w:rsidR="2295F5FE">
        <w:rPr>
          <w:rFonts w:ascii="Times New Roman" w:hAnsi="Times New Roman" w:eastAsia="Times New Roman" w:cs="Times New Roman"/>
        </w:rPr>
        <w:t>.</w:t>
      </w:r>
    </w:p>
    <w:p w:rsidR="00C74A2A" w:rsidP="41F6514C" w:rsidRDefault="7D759E03" w14:paraId="437186C1" w14:textId="72A3F4EB">
      <w:pPr>
        <w:spacing w:after="0" w:line="480" w:lineRule="auto"/>
        <w:ind w:firstLine="720"/>
      </w:pPr>
      <w:r w:rsidRPr="41F6514C">
        <w:rPr>
          <w:rFonts w:ascii="Times New Roman" w:hAnsi="Times New Roman" w:eastAsia="Times New Roman" w:cs="Times New Roman"/>
        </w:rPr>
        <w:t>The painting c</w:t>
      </w:r>
      <w:r w:rsidRPr="41F6514C" w:rsidR="40A3EF7D">
        <w:rPr>
          <w:rFonts w:ascii="Times New Roman" w:hAnsi="Times New Roman" w:eastAsia="Times New Roman" w:cs="Times New Roman"/>
        </w:rPr>
        <w:t xml:space="preserve">ontains many visual oddities. </w:t>
      </w:r>
      <w:r w:rsidRPr="41F6514C" w:rsidR="1874CD26">
        <w:rPr>
          <w:rFonts w:ascii="Times New Roman" w:hAnsi="Times New Roman" w:eastAsia="Times New Roman" w:cs="Times New Roman"/>
        </w:rPr>
        <w:t xml:space="preserve">The elderly patient leans back on a wooden chair, bound by a strip of white cloth wrapped around his abdomen. His shoes are removed and neatly tucked underneath the chair. Behind him stands the surgeon, boring a hole into the man’s head with a scalpel. Unusually, he wears an upside-down metal funnel as if it’s a hat, and a jug made of stoneware hangs off his belt. To the right, a monk holding a silver pitcher and a woman balancing a book on the top of her head looks on at the procedure. </w:t>
      </w:r>
      <w:r w:rsidRPr="41F6514C" w:rsidR="40A3EF7D">
        <w:rPr>
          <w:rFonts w:ascii="Times New Roman" w:hAnsi="Times New Roman" w:eastAsia="Times New Roman" w:cs="Times New Roman"/>
        </w:rPr>
        <w:t xml:space="preserve">The surgeon’s funnel hat reveals to the viewers that he is a charlatan or a fraudster; providing an additional layer of irony to the painting in suggesting the possibility that he may in fact be madder than the supposed madman. </w:t>
      </w:r>
    </w:p>
    <w:p w:rsidR="00C74A2A" w:rsidP="12AECC37" w:rsidRDefault="00177903" w14:paraId="723494F4" w14:textId="4EB1E354">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12AECC37" w:rsidR="6D1B36ED">
        <w:rPr>
          <w:rFonts w:ascii="Times New Roman" w:hAnsi="Times New Roman" w:eastAsia="Times New Roman" w:cs="Times New Roman"/>
        </w:rPr>
        <w:t>Though the title of this work alludes to the presence of a “stone</w:t>
      </w:r>
      <w:r w:rsidRPr="12AECC37" w:rsidR="6D1B36ED">
        <w:rPr>
          <w:rFonts w:ascii="Times New Roman" w:hAnsi="Times New Roman" w:eastAsia="Times New Roman" w:cs="Times New Roman"/>
        </w:rPr>
        <w:t>”,</w:t>
      </w:r>
      <w:r w:rsidRPr="12AECC37" w:rsidR="6D1B36ED">
        <w:rPr>
          <w:rFonts w:ascii="Times New Roman" w:hAnsi="Times New Roman" w:eastAsia="Times New Roman" w:cs="Times New Roman"/>
        </w:rPr>
        <w:t xml:space="preserve"> what protrudes out of the patient’s head is a flower </w:t>
      </w:r>
      <w:r w:rsidRPr="12AECC37" w:rsidR="3116CB3B">
        <w:rPr>
          <w:rFonts w:ascii="Times New Roman" w:hAnsi="Times New Roman" w:eastAsia="Times New Roman" w:cs="Times New Roman"/>
          <w:noProof w:val="0"/>
          <w:sz w:val="24"/>
          <w:szCs w:val="24"/>
          <w:lang w:val="en-GB"/>
        </w:rPr>
        <w:t>—</w:t>
      </w:r>
      <w:r w:rsidRPr="12AECC37" w:rsidR="6D1B36ED">
        <w:rPr>
          <w:rFonts w:ascii="Times New Roman" w:hAnsi="Times New Roman" w:eastAsia="Times New Roman" w:cs="Times New Roman"/>
        </w:rPr>
        <w:t xml:space="preserve"> one of two waterlilies within the painting, the other hav</w:t>
      </w:r>
      <w:r w:rsidRPr="12AECC37" w:rsidR="6D1B36ED">
        <w:rPr>
          <w:rFonts w:ascii="Times New Roman" w:hAnsi="Times New Roman" w:eastAsia="Times New Roman" w:cs="Times New Roman"/>
        </w:rPr>
        <w:t>ing bee</w:t>
      </w:r>
      <w:r w:rsidRPr="12AECC37" w:rsidR="6D1B36ED">
        <w:rPr>
          <w:rFonts w:ascii="Times New Roman" w:hAnsi="Times New Roman" w:eastAsia="Times New Roman" w:cs="Times New Roman"/>
        </w:rPr>
        <w:t>n laid out on the table. Situated in the centre of</w:t>
      </w:r>
      <w:r w:rsidRPr="12AECC37" w:rsidR="6D1B36ED">
        <w:rPr>
          <w:rFonts w:ascii="Times New Roman" w:hAnsi="Times New Roman" w:eastAsia="Times New Roman" w:cs="Times New Roman"/>
        </w:rPr>
        <w:t xml:space="preserve"> the panel, th</w:t>
      </w:r>
      <w:r w:rsidRPr="12AECC37" w:rsidR="6D1B36ED">
        <w:rPr>
          <w:rFonts w:ascii="Times New Roman" w:hAnsi="Times New Roman" w:eastAsia="Times New Roman" w:cs="Times New Roman"/>
        </w:rPr>
        <w:t xml:space="preserve">is circular painting is surrounded by a black rectangular border complete with decorative ribbons </w:t>
      </w:r>
      <w:r w:rsidRPr="12AECC37" w:rsidR="6D1B36ED">
        <w:rPr>
          <w:rFonts w:ascii="Times New Roman" w:hAnsi="Times New Roman" w:eastAsia="Times New Roman" w:cs="Times New Roman"/>
        </w:rPr>
        <w:t>and an ac</w:t>
      </w:r>
      <w:r w:rsidRPr="12AECC37" w:rsidR="6D1B36ED">
        <w:rPr>
          <w:rFonts w:ascii="Times New Roman" w:hAnsi="Times New Roman" w:eastAsia="Times New Roman" w:cs="Times New Roman"/>
        </w:rPr>
        <w:t>companying inscription both in gold: “</w:t>
      </w:r>
      <w:r w:rsidRPr="12AECC37" w:rsidR="6D1B36ED">
        <w:rPr>
          <w:rFonts w:ascii="Times New Roman" w:hAnsi="Times New Roman" w:eastAsia="Times New Roman" w:cs="Times New Roman"/>
        </w:rPr>
        <w:t>Meeste</w:t>
      </w:r>
      <w:r w:rsidRPr="12AECC37" w:rsidR="6D1B36ED">
        <w:rPr>
          <w:rFonts w:ascii="Times New Roman" w:hAnsi="Times New Roman" w:eastAsia="Times New Roman" w:cs="Times New Roman"/>
        </w:rPr>
        <w:t xml:space="preserve">r </w:t>
      </w:r>
      <w:r w:rsidRPr="12AECC37" w:rsidR="6D1B36ED">
        <w:rPr>
          <w:rFonts w:ascii="Times New Roman" w:hAnsi="Times New Roman" w:eastAsia="Times New Roman" w:cs="Times New Roman"/>
        </w:rPr>
        <w:t>snijt</w:t>
      </w:r>
      <w:r w:rsidRPr="12AECC37" w:rsidR="6D1B36ED">
        <w:rPr>
          <w:rFonts w:ascii="Times New Roman" w:hAnsi="Times New Roman" w:eastAsia="Times New Roman" w:cs="Times New Roman"/>
        </w:rPr>
        <w:t xml:space="preserve"> die key </w:t>
      </w:r>
      <w:r w:rsidRPr="12AECC37" w:rsidR="6D1B36ED">
        <w:rPr>
          <w:rFonts w:ascii="Times New Roman" w:hAnsi="Times New Roman" w:eastAsia="Times New Roman" w:cs="Times New Roman"/>
        </w:rPr>
        <w:t>ras</w:t>
      </w:r>
      <w:r w:rsidRPr="12AECC37" w:rsidR="6D1B36ED">
        <w:rPr>
          <w:rFonts w:ascii="Times New Roman" w:hAnsi="Times New Roman" w:eastAsia="Times New Roman" w:cs="Times New Roman"/>
        </w:rPr>
        <w:t xml:space="preserve">” (Master, rid me of this stone soon) is spelled out in a Gothic script at the top, and at the bottom, “Myne name Is </w:t>
      </w:r>
      <w:r w:rsidRPr="12AECC37" w:rsidR="6D1B36ED">
        <w:rPr>
          <w:rFonts w:ascii="Times New Roman" w:hAnsi="Times New Roman" w:eastAsia="Times New Roman" w:cs="Times New Roman"/>
        </w:rPr>
        <w:t>lubbert</w:t>
      </w:r>
      <w:r w:rsidRPr="12AECC37" w:rsidR="6D1B36ED">
        <w:rPr>
          <w:rFonts w:ascii="Times New Roman" w:hAnsi="Times New Roman" w:eastAsia="Times New Roman" w:cs="Times New Roman"/>
        </w:rPr>
        <w:t xml:space="preserve"> das” (My name is Lubbert Das). </w:t>
      </w:r>
      <w:r w:rsidRPr="12AECC37" w:rsidR="1EB6C0D8">
        <w:rPr>
          <w:rFonts w:ascii="Times New Roman" w:hAnsi="Times New Roman" w:eastAsia="Times New Roman" w:cs="Times New Roman"/>
        </w:rPr>
        <w:t>There has been some discussion about the meaning of this name</w:t>
      </w:r>
      <w:r w:rsidRPr="12AECC37" w:rsidR="0F9D2477">
        <w:rPr>
          <w:rFonts w:ascii="Times New Roman" w:hAnsi="Times New Roman" w:eastAsia="Times New Roman" w:cs="Times New Roman"/>
        </w:rPr>
        <w:t xml:space="preserve"> in the second half of the 20</w:t>
      </w:r>
      <w:r w:rsidRPr="12AECC37" w:rsidR="0F9D2477">
        <w:rPr>
          <w:rFonts w:ascii="Times New Roman" w:hAnsi="Times New Roman" w:eastAsia="Times New Roman" w:cs="Times New Roman"/>
          <w:vertAlign w:val="superscript"/>
        </w:rPr>
        <w:t>th</w:t>
      </w:r>
      <w:r w:rsidRPr="12AECC37" w:rsidR="0F9D2477">
        <w:rPr>
          <w:rFonts w:ascii="Times New Roman" w:hAnsi="Times New Roman" w:eastAsia="Times New Roman" w:cs="Times New Roman"/>
        </w:rPr>
        <w:t xml:space="preserve"> century</w:t>
      </w:r>
      <w:r w:rsidRPr="12AECC37" w:rsidR="1EB6C0D8">
        <w:rPr>
          <w:rFonts w:ascii="Times New Roman" w:hAnsi="Times New Roman" w:eastAsia="Times New Roman" w:cs="Times New Roman"/>
        </w:rPr>
        <w:t xml:space="preserve">. </w:t>
      </w:r>
      <w:r w:rsidRPr="12AECC37" w:rsidR="0722D107">
        <w:rPr>
          <w:rFonts w:ascii="Times New Roman" w:hAnsi="Times New Roman" w:eastAsia="Times New Roman" w:cs="Times New Roman"/>
        </w:rPr>
        <w:t>The art historian Charles de Tolnay suggested</w:t>
      </w:r>
      <w:r w:rsidRPr="12AECC37" w:rsidR="0C4BFDB0">
        <w:rPr>
          <w:rFonts w:ascii="Times New Roman" w:hAnsi="Times New Roman" w:eastAsia="Times New Roman" w:cs="Times New Roman"/>
        </w:rPr>
        <w:t xml:space="preserve"> that “Lubbert Das” </w:t>
      </w:r>
      <w:r w:rsidRPr="12AECC37" w:rsidR="05437262">
        <w:rPr>
          <w:rFonts w:ascii="Times New Roman" w:hAnsi="Times New Roman" w:eastAsia="Times New Roman" w:cs="Times New Roman"/>
        </w:rPr>
        <w:t xml:space="preserve">could be </w:t>
      </w:r>
      <w:r w:rsidRPr="12AECC37" w:rsidR="401D5F07">
        <w:rPr>
          <w:rFonts w:ascii="Times New Roman" w:hAnsi="Times New Roman" w:eastAsia="Times New Roman" w:cs="Times New Roman"/>
        </w:rPr>
        <w:t>translated as</w:t>
      </w:r>
      <w:r w:rsidRPr="12AECC37" w:rsidR="0C4BFDB0">
        <w:rPr>
          <w:rFonts w:ascii="Times New Roman" w:hAnsi="Times New Roman" w:eastAsia="Times New Roman" w:cs="Times New Roman"/>
        </w:rPr>
        <w:t xml:space="preserve"> </w:t>
      </w:r>
      <w:r w:rsidRPr="12AECC37" w:rsidR="7A0D0AF9">
        <w:rPr>
          <w:rFonts w:ascii="Times New Roman" w:hAnsi="Times New Roman" w:eastAsia="Times New Roman" w:cs="Times New Roman"/>
        </w:rPr>
        <w:t>a “gelded (</w:t>
      </w:r>
      <w:r w:rsidRPr="12AECC37" w:rsidR="0C4BFDB0">
        <w:rPr>
          <w:rFonts w:ascii="Times New Roman" w:hAnsi="Times New Roman" w:eastAsia="Times New Roman" w:cs="Times New Roman"/>
        </w:rPr>
        <w:t>castrated</w:t>
      </w:r>
      <w:r w:rsidRPr="12AECC37" w:rsidR="3B484878">
        <w:rPr>
          <w:rFonts w:ascii="Times New Roman" w:hAnsi="Times New Roman" w:eastAsia="Times New Roman" w:cs="Times New Roman"/>
        </w:rPr>
        <w:t>)</w:t>
      </w:r>
      <w:r w:rsidRPr="12AECC37" w:rsidR="0C4BFDB0">
        <w:rPr>
          <w:rFonts w:ascii="Times New Roman" w:hAnsi="Times New Roman" w:eastAsia="Times New Roman" w:cs="Times New Roman"/>
        </w:rPr>
        <w:t xml:space="preserve"> badger</w:t>
      </w:r>
      <w:r w:rsidRPr="12AECC37" w:rsidR="0918D6CD">
        <w:rPr>
          <w:rFonts w:ascii="Times New Roman" w:hAnsi="Times New Roman" w:eastAsia="Times New Roman" w:cs="Times New Roman"/>
        </w:rPr>
        <w:t>”,</w:t>
      </w:r>
      <w:r w:rsidRPr="12AECC37" w:rsidR="0918D6CD">
        <w:rPr>
          <w:rFonts w:ascii="Times New Roman" w:hAnsi="Times New Roman" w:eastAsia="Times New Roman" w:cs="Times New Roman"/>
        </w:rPr>
        <w:t xml:space="preserve"> a notoriously lazy animal</w:t>
      </w:r>
      <w:r w:rsidRPr="12AECC37" w:rsidR="0C4BFDB0">
        <w:rPr>
          <w:rFonts w:ascii="Times New Roman" w:hAnsi="Times New Roman" w:eastAsia="Times New Roman" w:cs="Times New Roman"/>
        </w:rPr>
        <w:t>;</w:t>
      </w:r>
      <w:r w:rsidRPr="12AECC37" w:rsidR="0722D107">
        <w:rPr>
          <w:rFonts w:ascii="Times New Roman" w:hAnsi="Times New Roman" w:eastAsia="Times New Roman" w:cs="Times New Roman"/>
        </w:rPr>
        <w:t xml:space="preserve"> </w:t>
      </w:r>
      <w:r w:rsidRPr="12AECC37" w:rsidR="70FE3DB8">
        <w:rPr>
          <w:rFonts w:ascii="Times New Roman" w:hAnsi="Times New Roman" w:eastAsia="Times New Roman" w:cs="Times New Roman"/>
        </w:rPr>
        <w:t xml:space="preserve">while </w:t>
      </w:r>
      <w:r w:rsidRPr="12AECC37" w:rsidR="1EB6C0D8">
        <w:rPr>
          <w:rFonts w:ascii="Times New Roman" w:hAnsi="Times New Roman" w:eastAsia="Times New Roman" w:cs="Times New Roman"/>
        </w:rPr>
        <w:t>Dirk Bax</w:t>
      </w:r>
      <w:r w:rsidRPr="12AECC37" w:rsidR="1EB6C0D8">
        <w:rPr>
          <w:rFonts w:ascii="Times New Roman" w:hAnsi="Times New Roman" w:eastAsia="Times New Roman" w:cs="Times New Roman"/>
        </w:rPr>
        <w:t xml:space="preserve"> suggested that </w:t>
      </w:r>
      <w:r w:rsidRPr="12AECC37" w:rsidR="1D41BB84">
        <w:rPr>
          <w:rFonts w:ascii="Times New Roman" w:hAnsi="Times New Roman" w:eastAsia="Times New Roman" w:cs="Times New Roman"/>
        </w:rPr>
        <w:t xml:space="preserve">Lubbert was a Dutch first name that </w:t>
      </w:r>
      <w:r w:rsidRPr="12AECC37" w:rsidR="2CABB934">
        <w:rPr>
          <w:rFonts w:ascii="Times New Roman" w:hAnsi="Times New Roman" w:eastAsia="Times New Roman" w:cs="Times New Roman"/>
        </w:rPr>
        <w:t xml:space="preserve">held the connotations of a buffoon or a </w:t>
      </w:r>
      <w:commentRangeStart w:id="420760186"/>
      <w:r w:rsidRPr="12AECC37" w:rsidR="2CABB934">
        <w:rPr>
          <w:rFonts w:ascii="Times New Roman" w:hAnsi="Times New Roman" w:eastAsia="Times New Roman" w:cs="Times New Roman"/>
        </w:rPr>
        <w:t>simpleto</w:t>
      </w:r>
      <w:r w:rsidRPr="12AECC37" w:rsidR="43CDD42D">
        <w:rPr>
          <w:rFonts w:ascii="Times New Roman" w:hAnsi="Times New Roman" w:eastAsia="Times New Roman" w:cs="Times New Roman"/>
        </w:rPr>
        <w:t>n</w:t>
      </w:r>
      <w:commentRangeEnd w:id="420760186"/>
      <w:r>
        <w:rPr>
          <w:rStyle w:val="CommentReference"/>
        </w:rPr>
        <w:commentReference w:id="420760186"/>
      </w:r>
      <w:r w:rsidRPr="12AECC37" w:rsidR="43CDD42D">
        <w:rPr>
          <w:rFonts w:ascii="Times New Roman" w:hAnsi="Times New Roman" w:eastAsia="Times New Roman" w:cs="Times New Roman"/>
        </w:rPr>
        <w:t>.</w:t>
      </w:r>
      <w:r w:rsidRPr="12AECC37">
        <w:rPr>
          <w:rFonts w:ascii="Times New Roman" w:hAnsi="Times New Roman" w:eastAsia="Times New Roman" w:cs="Times New Roman"/>
        </w:rPr>
        <w:br w:type="page"/>
      </w:r>
    </w:p>
    <w:p w:rsidR="00C74A2A" w:rsidP="41F6514C" w:rsidRDefault="2146A2F5" w14:paraId="5E5787A5" w14:textId="35E7731F">
      <w:pPr>
        <w:spacing w:line="480" w:lineRule="auto"/>
        <w:rPr>
          <w:rFonts w:ascii="Times New Roman" w:hAnsi="Times New Roman" w:eastAsia="Times New Roman" w:cs="Times New Roman"/>
        </w:rPr>
      </w:pPr>
      <w:r w:rsidRPr="41F6514C">
        <w:rPr>
          <w:rFonts w:ascii="Times New Roman" w:hAnsi="Times New Roman" w:eastAsia="Times New Roman" w:cs="Times New Roman"/>
        </w:rPr>
        <w:t>Pieter Breughel the Elder</w:t>
      </w:r>
    </w:p>
    <w:p w:rsidR="2146A2F5" w:rsidP="41F6514C" w:rsidRDefault="2146A2F5" w14:paraId="4F978613" w14:textId="05FE19AB">
      <w:pPr>
        <w:spacing w:line="480" w:lineRule="auto"/>
        <w:rPr>
          <w:rFonts w:ascii="Times New Roman" w:hAnsi="Times New Roman" w:eastAsia="Times New Roman" w:cs="Times New Roman"/>
          <w:i/>
          <w:iCs/>
        </w:rPr>
      </w:pPr>
      <w:r w:rsidRPr="41F6514C">
        <w:rPr>
          <w:rFonts w:ascii="Times New Roman" w:hAnsi="Times New Roman" w:eastAsia="Times New Roman" w:cs="Times New Roman"/>
          <w:i/>
          <w:iCs/>
        </w:rPr>
        <w:t>The Blind Leading the Blind</w:t>
      </w:r>
    </w:p>
    <w:p w:rsidR="2146A2F5" w:rsidP="41F6514C" w:rsidRDefault="2146A2F5" w14:paraId="3944DB7D" w14:textId="5558D355">
      <w:pPr>
        <w:spacing w:line="480" w:lineRule="auto"/>
        <w:rPr>
          <w:rFonts w:ascii="Times New Roman" w:hAnsi="Times New Roman" w:eastAsia="Times New Roman" w:cs="Times New Roman"/>
        </w:rPr>
      </w:pPr>
      <w:r w:rsidRPr="41F6514C">
        <w:rPr>
          <w:rFonts w:ascii="Times New Roman" w:hAnsi="Times New Roman" w:eastAsia="Times New Roman" w:cs="Times New Roman"/>
        </w:rPr>
        <w:t>1568</w:t>
      </w:r>
    </w:p>
    <w:p w:rsidR="195EA7F0" w:rsidP="41F6514C" w:rsidRDefault="195EA7F0" w14:paraId="55E78D4E" w14:textId="1F5F57CD">
      <w:pPr>
        <w:spacing w:line="480" w:lineRule="auto"/>
        <w:rPr>
          <w:rFonts w:ascii="Times New Roman" w:hAnsi="Times New Roman" w:eastAsia="Times New Roman" w:cs="Times New Roman"/>
        </w:rPr>
      </w:pPr>
      <w:r w:rsidRPr="41F6514C">
        <w:rPr>
          <w:rFonts w:ascii="Times New Roman" w:hAnsi="Times New Roman" w:eastAsia="Times New Roman" w:cs="Times New Roman"/>
        </w:rPr>
        <w:t>Distemper on linen canvas</w:t>
      </w:r>
    </w:p>
    <w:p w:rsidR="195EA7F0" w:rsidP="41F6514C" w:rsidRDefault="195EA7F0" w14:paraId="4D71A3C2" w14:textId="599D580A">
      <w:pPr>
        <w:spacing w:line="480" w:lineRule="auto"/>
        <w:rPr>
          <w:rFonts w:ascii="Times New Roman" w:hAnsi="Times New Roman" w:eastAsia="Times New Roman" w:cs="Times New Roman"/>
        </w:rPr>
      </w:pPr>
      <w:r w:rsidRPr="41F6514C">
        <w:rPr>
          <w:rFonts w:ascii="Times New Roman" w:hAnsi="Times New Roman" w:eastAsia="Times New Roman" w:cs="Times New Roman"/>
        </w:rPr>
        <w:t>86 x 154 cm</w:t>
      </w:r>
    </w:p>
    <w:p w:rsidR="2146A2F5" w:rsidP="41F6514C" w:rsidRDefault="2146A2F5" w14:paraId="55BEA62C" w14:textId="7815DC01">
      <w:pPr>
        <w:spacing w:line="480" w:lineRule="auto"/>
        <w:rPr>
          <w:rFonts w:ascii="Times New Roman" w:hAnsi="Times New Roman" w:eastAsia="Times New Roman" w:cs="Times New Roman"/>
        </w:rPr>
      </w:pPr>
      <w:r w:rsidRPr="41F6514C">
        <w:rPr>
          <w:rFonts w:ascii="Times New Roman" w:hAnsi="Times New Roman" w:eastAsia="Times New Roman" w:cs="Times New Roman"/>
        </w:rPr>
        <w:t>Museo Nazionale di Capodimonte, Naples</w:t>
      </w:r>
    </w:p>
    <w:p w:rsidR="6BB8329A" w:rsidP="41F6514C" w:rsidRDefault="6BB8329A" w14:paraId="72984A11" w14:textId="593B94DB">
      <w:pPr>
        <w:spacing w:line="480" w:lineRule="auto"/>
      </w:pPr>
      <w:hyperlink r:id="rId6">
        <w:r w:rsidRPr="41F6514C">
          <w:rPr>
            <w:rStyle w:val="Hyperlink"/>
            <w:rFonts w:ascii="Times New Roman" w:hAnsi="Times New Roman" w:eastAsia="Times New Roman" w:cs="Times New Roman"/>
          </w:rPr>
          <w:t>https://www.artinsociety.com/perception-and-blindness-in-the-16th-century.html</w:t>
        </w:r>
      </w:hyperlink>
    </w:p>
    <w:p w:rsidR="149EB2EF" w:rsidP="12AECC37" w:rsidRDefault="4FDEF6B3" w14:paraId="492D5B48" w14:textId="19172322">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38CE7F5A" w:rsidR="4797FA17">
        <w:rPr>
          <w:rFonts w:ascii="Times New Roman" w:hAnsi="Times New Roman" w:eastAsia="Times New Roman" w:cs="Times New Roman"/>
        </w:rPr>
        <w:t>Very little</w:t>
      </w:r>
      <w:r w:rsidRPr="38CE7F5A" w:rsidR="4797FA17">
        <w:rPr>
          <w:rFonts w:ascii="Times New Roman" w:hAnsi="Times New Roman" w:eastAsia="Times New Roman" w:cs="Times New Roman"/>
        </w:rPr>
        <w:t xml:space="preserve"> is known with certainty of the early life of Pieter Breughel the Elder, including </w:t>
      </w:r>
      <w:r w:rsidRPr="38CE7F5A" w:rsidR="5DEE9E36">
        <w:rPr>
          <w:rFonts w:ascii="Times New Roman" w:hAnsi="Times New Roman" w:eastAsia="Times New Roman" w:cs="Times New Roman"/>
        </w:rPr>
        <w:t xml:space="preserve">the location and year of his birth. However, </w:t>
      </w:r>
      <w:r w:rsidRPr="38CE7F5A" w:rsidR="28F89E41">
        <w:rPr>
          <w:rFonts w:ascii="Times New Roman" w:hAnsi="Times New Roman" w:eastAsia="Times New Roman" w:cs="Times New Roman"/>
        </w:rPr>
        <w:t xml:space="preserve">he was known to have joined the Antwerp </w:t>
      </w:r>
      <w:r w:rsidRPr="38CE7F5A" w:rsidR="761DFF84">
        <w:rPr>
          <w:rFonts w:ascii="Times New Roman" w:hAnsi="Times New Roman" w:eastAsia="Times New Roman" w:cs="Times New Roman"/>
        </w:rPr>
        <w:t xml:space="preserve">painters’ </w:t>
      </w:r>
      <w:r w:rsidRPr="38CE7F5A" w:rsidR="7967D4DA">
        <w:rPr>
          <w:rFonts w:ascii="Times New Roman" w:hAnsi="Times New Roman" w:eastAsia="Times New Roman" w:cs="Times New Roman"/>
        </w:rPr>
        <w:t>Guild of Saint Luke</w:t>
      </w:r>
      <w:r w:rsidRPr="38CE7F5A" w:rsidR="28F89E41">
        <w:rPr>
          <w:rFonts w:ascii="Times New Roman" w:hAnsi="Times New Roman" w:eastAsia="Times New Roman" w:cs="Times New Roman"/>
        </w:rPr>
        <w:t xml:space="preserve"> in 1511</w:t>
      </w:r>
      <w:r w:rsidRPr="38CE7F5A" w:rsidR="45DA66A4">
        <w:rPr>
          <w:rFonts w:ascii="Times New Roman" w:hAnsi="Times New Roman" w:eastAsia="Times New Roman" w:cs="Times New Roman"/>
        </w:rPr>
        <w:t xml:space="preserve"> as a free master</w:t>
      </w:r>
      <w:r w:rsidRPr="38CE7F5A" w:rsidR="682B4AC0">
        <w:rPr>
          <w:rFonts w:ascii="Times New Roman" w:hAnsi="Times New Roman" w:eastAsia="Times New Roman" w:cs="Times New Roman"/>
        </w:rPr>
        <w:t xml:space="preserve">, according to the Flemish writer Karel van Mander’s 1604 </w:t>
      </w:r>
      <w:r w:rsidRPr="38CE7F5A" w:rsidR="682B4AC0">
        <w:rPr>
          <w:rFonts w:ascii="Times New Roman" w:hAnsi="Times New Roman" w:eastAsia="Times New Roman" w:cs="Times New Roman"/>
          <w:i w:val="1"/>
          <w:iCs w:val="1"/>
        </w:rPr>
        <w:t>Schilder-</w:t>
      </w:r>
      <w:r w:rsidRPr="38CE7F5A" w:rsidR="682B4AC0">
        <w:rPr>
          <w:rFonts w:ascii="Times New Roman" w:hAnsi="Times New Roman" w:eastAsia="Times New Roman" w:cs="Times New Roman"/>
          <w:i w:val="1"/>
          <w:iCs w:val="1"/>
        </w:rPr>
        <w:t>boeck</w:t>
      </w:r>
      <w:r w:rsidRPr="38CE7F5A" w:rsidR="682B4AC0">
        <w:rPr>
          <w:rFonts w:ascii="Times New Roman" w:hAnsi="Times New Roman" w:eastAsia="Times New Roman" w:cs="Times New Roman"/>
          <w:i w:val="1"/>
          <w:iCs w:val="1"/>
        </w:rPr>
        <w:t xml:space="preserve"> (Book of Painters).</w:t>
      </w:r>
      <w:r w:rsidRPr="38CE7F5A" w:rsidR="527AC8C0">
        <w:rPr>
          <w:rFonts w:ascii="Times New Roman" w:hAnsi="Times New Roman" w:eastAsia="Times New Roman" w:cs="Times New Roman"/>
        </w:rPr>
        <w:t xml:space="preserve"> Van</w:t>
      </w:r>
      <w:r w:rsidRPr="38CE7F5A" w:rsidR="527AC8C0">
        <w:rPr>
          <w:rFonts w:ascii="Times New Roman" w:hAnsi="Times New Roman" w:eastAsia="Times New Roman" w:cs="Times New Roman"/>
        </w:rPr>
        <w:t xml:space="preserve"> Mander</w:t>
      </w:r>
      <w:r w:rsidRPr="38CE7F5A" w:rsidR="31274543">
        <w:rPr>
          <w:rFonts w:ascii="Times New Roman" w:hAnsi="Times New Roman" w:eastAsia="Times New Roman" w:cs="Times New Roman"/>
        </w:rPr>
        <w:t xml:space="preserve"> </w:t>
      </w:r>
      <w:r w:rsidRPr="38CE7F5A" w:rsidR="31274543">
        <w:rPr>
          <w:rFonts w:ascii="Times New Roman" w:hAnsi="Times New Roman" w:eastAsia="Times New Roman" w:cs="Times New Roman"/>
        </w:rPr>
        <w:t>names Breughel’s teacher between 1545 and 1550 as the painter, sculptor</w:t>
      </w:r>
      <w:r w:rsidRPr="38CE7F5A" w:rsidR="34FACFD6">
        <w:rPr>
          <w:rFonts w:ascii="Times New Roman" w:hAnsi="Times New Roman" w:eastAsia="Times New Roman" w:cs="Times New Roman"/>
        </w:rPr>
        <w:t>, and craftsman Pieter Coecke van Aelst.</w:t>
      </w:r>
      <w:r w:rsidRPr="38CE7F5A" w:rsidR="137B9A68">
        <w:rPr>
          <w:rFonts w:ascii="Times New Roman" w:hAnsi="Times New Roman" w:eastAsia="Times New Roman" w:cs="Times New Roman"/>
        </w:rPr>
        <w:t xml:space="preserve"> </w:t>
      </w:r>
      <w:r w:rsidRPr="38CE7F5A" w:rsidR="18EDEBB5">
        <w:rPr>
          <w:rFonts w:ascii="Times New Roman" w:hAnsi="Times New Roman" w:eastAsia="Times New Roman" w:cs="Times New Roman"/>
        </w:rPr>
        <w:t>Also active in Pieter Coecke’s atelier was his wife, Mayken Verhulst, a p</w:t>
      </w:r>
      <w:r w:rsidRPr="38CE7F5A" w:rsidR="20BDF70E">
        <w:rPr>
          <w:rFonts w:ascii="Times New Roman" w:hAnsi="Times New Roman" w:eastAsia="Times New Roman" w:cs="Times New Roman"/>
        </w:rPr>
        <w:t xml:space="preserve">rint publisher, painter, and miniaturist. </w:t>
      </w:r>
      <w:r w:rsidRPr="38CE7F5A" w:rsidR="137B9A68">
        <w:rPr>
          <w:rFonts w:ascii="Times New Roman" w:hAnsi="Times New Roman" w:eastAsia="Times New Roman" w:cs="Times New Roman"/>
        </w:rPr>
        <w:t xml:space="preserve">In 1563, Breughel married </w:t>
      </w:r>
      <w:r w:rsidRPr="38CE7F5A" w:rsidR="5E9AD5A2">
        <w:rPr>
          <w:rFonts w:ascii="Times New Roman" w:hAnsi="Times New Roman" w:eastAsia="Times New Roman" w:cs="Times New Roman"/>
        </w:rPr>
        <w:t>the couple's</w:t>
      </w:r>
      <w:r w:rsidRPr="38CE7F5A" w:rsidR="137B9A68">
        <w:rPr>
          <w:rFonts w:ascii="Times New Roman" w:hAnsi="Times New Roman" w:eastAsia="Times New Roman" w:cs="Times New Roman"/>
        </w:rPr>
        <w:t xml:space="preserve"> daughter</w:t>
      </w:r>
      <w:r w:rsidRPr="38CE7F5A" w:rsidR="0662C3B4">
        <w:rPr>
          <w:rFonts w:ascii="Times New Roman" w:hAnsi="Times New Roman" w:eastAsia="Times New Roman" w:cs="Times New Roman"/>
        </w:rPr>
        <w:t>,</w:t>
      </w:r>
      <w:r w:rsidRPr="38CE7F5A" w:rsidR="137B9A68">
        <w:rPr>
          <w:rFonts w:ascii="Times New Roman" w:hAnsi="Times New Roman" w:eastAsia="Times New Roman" w:cs="Times New Roman"/>
        </w:rPr>
        <w:t xml:space="preserve"> Mayken Coecke</w:t>
      </w:r>
      <w:r w:rsidRPr="38CE7F5A" w:rsidR="6372BD48">
        <w:rPr>
          <w:rFonts w:ascii="Times New Roman" w:hAnsi="Times New Roman" w:eastAsia="Times New Roman" w:cs="Times New Roman"/>
        </w:rPr>
        <w:t>,</w:t>
      </w:r>
      <w:r w:rsidRPr="38CE7F5A" w:rsidR="7508E202">
        <w:rPr>
          <w:rFonts w:ascii="Times New Roman" w:hAnsi="Times New Roman" w:eastAsia="Times New Roman" w:cs="Times New Roman"/>
        </w:rPr>
        <w:t xml:space="preserve"> </w:t>
      </w:r>
      <w:r w:rsidRPr="38CE7F5A" w:rsidR="6577DE6D">
        <w:rPr>
          <w:rFonts w:ascii="Times New Roman" w:hAnsi="Times New Roman" w:eastAsia="Times New Roman" w:cs="Times New Roman"/>
        </w:rPr>
        <w:t>and settled in Brussels</w:t>
      </w:r>
      <w:r w:rsidRPr="38CE7F5A" w:rsidR="5DB9CE08">
        <w:rPr>
          <w:rFonts w:ascii="Times New Roman" w:hAnsi="Times New Roman" w:eastAsia="Times New Roman" w:cs="Times New Roman"/>
        </w:rPr>
        <w:t xml:space="preserve">. </w:t>
      </w:r>
      <w:r w:rsidRPr="38CE7F5A" w:rsidR="6BD0F575">
        <w:rPr>
          <w:rFonts w:ascii="Times New Roman" w:hAnsi="Times New Roman" w:eastAsia="Times New Roman" w:cs="Times New Roman"/>
        </w:rPr>
        <w:t>A 17</w:t>
      </w:r>
      <w:r w:rsidRPr="38CE7F5A" w:rsidR="6BD0F575">
        <w:rPr>
          <w:rFonts w:ascii="Times New Roman" w:hAnsi="Times New Roman" w:eastAsia="Times New Roman" w:cs="Times New Roman"/>
          <w:vertAlign w:val="superscript"/>
        </w:rPr>
        <w:t>th</w:t>
      </w:r>
      <w:r w:rsidRPr="38CE7F5A" w:rsidR="6BD0F575">
        <w:rPr>
          <w:rFonts w:ascii="Times New Roman" w:hAnsi="Times New Roman" w:eastAsia="Times New Roman" w:cs="Times New Roman"/>
        </w:rPr>
        <w:t xml:space="preserve">-century manuscript from the Antwerp city of </w:t>
      </w:r>
      <w:r w:rsidRPr="38CE7F5A" w:rsidR="6BD0F575">
        <w:rPr>
          <w:rFonts w:ascii="Times New Roman" w:hAnsi="Times New Roman" w:eastAsia="Times New Roman" w:cs="Times New Roman"/>
        </w:rPr>
        <w:t>Mechelen</w:t>
      </w:r>
      <w:r w:rsidRPr="38CE7F5A" w:rsidR="6BD0F575">
        <w:rPr>
          <w:rFonts w:ascii="Times New Roman" w:hAnsi="Times New Roman" w:eastAsia="Times New Roman" w:cs="Times New Roman"/>
        </w:rPr>
        <w:t xml:space="preserve"> mentions the younger Mayken as an artist in her own right, t</w:t>
      </w:r>
      <w:r w:rsidRPr="38CE7F5A" w:rsidR="05BB5186">
        <w:rPr>
          <w:rFonts w:ascii="Times New Roman" w:hAnsi="Times New Roman" w:eastAsia="Times New Roman" w:cs="Times New Roman"/>
        </w:rPr>
        <w:t>hough there is a negligib</w:t>
      </w:r>
      <w:r w:rsidRPr="38CE7F5A" w:rsidR="3491FAE9">
        <w:rPr>
          <w:rFonts w:ascii="Times New Roman" w:hAnsi="Times New Roman" w:eastAsia="Times New Roman" w:cs="Times New Roman"/>
        </w:rPr>
        <w:t xml:space="preserve">le </w:t>
      </w:r>
      <w:r w:rsidRPr="38CE7F5A" w:rsidR="05BB5186">
        <w:rPr>
          <w:rFonts w:ascii="Times New Roman" w:hAnsi="Times New Roman" w:eastAsia="Times New Roman" w:cs="Times New Roman"/>
        </w:rPr>
        <w:t>a</w:t>
      </w:r>
      <w:r w:rsidRPr="38CE7F5A" w:rsidR="78FEA80D">
        <w:rPr>
          <w:rFonts w:ascii="Times New Roman" w:hAnsi="Times New Roman" w:eastAsia="Times New Roman" w:cs="Times New Roman"/>
        </w:rPr>
        <w:t>mount of reliable information on her career</w:t>
      </w:r>
      <w:r w:rsidRPr="38CE7F5A" w:rsidR="6B070B65">
        <w:rPr>
          <w:rFonts w:ascii="Times New Roman" w:hAnsi="Times New Roman" w:eastAsia="Times New Roman" w:cs="Times New Roman"/>
        </w:rPr>
        <w:t>.</w:t>
      </w:r>
      <w:r w:rsidRPr="38CE7F5A" w:rsidR="05BB5186">
        <w:rPr>
          <w:rFonts w:ascii="Times New Roman" w:hAnsi="Times New Roman" w:eastAsia="Times New Roman" w:cs="Times New Roman"/>
        </w:rPr>
        <w:t xml:space="preserve"> </w:t>
      </w:r>
      <w:r w:rsidRPr="38CE7F5A" w:rsidR="5DB9CE08">
        <w:rPr>
          <w:rFonts w:ascii="Times New Roman" w:hAnsi="Times New Roman" w:eastAsia="Times New Roman" w:cs="Times New Roman"/>
        </w:rPr>
        <w:t xml:space="preserve">Brueghel’s activity in Brussels was most significant in his career, where his patrons included influential and wealthy figures such as Cardinal Antoine </w:t>
      </w:r>
      <w:r w:rsidRPr="38CE7F5A" w:rsidR="5DB9CE08">
        <w:rPr>
          <w:rFonts w:ascii="Times New Roman" w:hAnsi="Times New Roman" w:eastAsia="Times New Roman" w:cs="Times New Roman"/>
        </w:rPr>
        <w:t>Perrenot</w:t>
      </w:r>
      <w:r w:rsidRPr="38CE7F5A" w:rsidR="5DB9CE08">
        <w:rPr>
          <w:rFonts w:ascii="Times New Roman" w:hAnsi="Times New Roman" w:eastAsia="Times New Roman" w:cs="Times New Roman"/>
        </w:rPr>
        <w:t xml:space="preserve"> de </w:t>
      </w:r>
      <w:r w:rsidRPr="38CE7F5A" w:rsidR="5DB9CE08">
        <w:rPr>
          <w:rFonts w:ascii="Times New Roman" w:hAnsi="Times New Roman" w:eastAsia="Times New Roman" w:cs="Times New Roman"/>
        </w:rPr>
        <w:t>Granvelle</w:t>
      </w:r>
      <w:r w:rsidRPr="38CE7F5A" w:rsidR="5DB9CE08">
        <w:rPr>
          <w:rFonts w:ascii="Times New Roman" w:hAnsi="Times New Roman" w:eastAsia="Times New Roman" w:cs="Times New Roman"/>
        </w:rPr>
        <w:t xml:space="preserve">, notable as a politician and an art collector. </w:t>
      </w:r>
    </w:p>
    <w:p w:rsidR="149EB2EF" w:rsidP="12AECC37" w:rsidRDefault="4FDEF6B3" w14:paraId="1E901891" w14:textId="76076103">
      <w:pPr>
        <w:spacing w:line="480" w:lineRule="auto"/>
        <w:ind w:firstLine="720"/>
        <w:rPr>
          <w:rFonts w:ascii="Times New Roman" w:hAnsi="Times New Roman" w:eastAsia="Times New Roman" w:cs="Times New Roman"/>
        </w:rPr>
      </w:pPr>
      <w:r w:rsidRPr="12AECC37" w:rsidR="16612FDB">
        <w:rPr>
          <w:rFonts w:ascii="Times New Roman" w:hAnsi="Times New Roman" w:eastAsia="Times New Roman" w:cs="Times New Roman"/>
        </w:rPr>
        <w:t xml:space="preserve">Unfortunately, </w:t>
      </w:r>
      <w:r w:rsidRPr="12AECC37" w:rsidR="7ECC4B6A">
        <w:rPr>
          <w:rFonts w:ascii="Times New Roman" w:hAnsi="Times New Roman" w:eastAsia="Times New Roman" w:cs="Times New Roman"/>
        </w:rPr>
        <w:t xml:space="preserve">Brueghel died just a few years later in 1569, while </w:t>
      </w:r>
      <w:r w:rsidRPr="12AECC37" w:rsidR="16612FDB">
        <w:rPr>
          <w:rFonts w:ascii="Times New Roman" w:hAnsi="Times New Roman" w:eastAsia="Times New Roman" w:cs="Times New Roman"/>
        </w:rPr>
        <w:t xml:space="preserve">Mayken Coecke </w:t>
      </w:r>
      <w:r w:rsidRPr="12AECC37" w:rsidR="63C27ACC">
        <w:rPr>
          <w:rFonts w:ascii="Times New Roman" w:hAnsi="Times New Roman" w:eastAsia="Times New Roman" w:cs="Times New Roman"/>
        </w:rPr>
        <w:t xml:space="preserve">passed away </w:t>
      </w:r>
      <w:r w:rsidRPr="12AECC37" w:rsidR="640BC04E">
        <w:rPr>
          <w:rFonts w:ascii="Times New Roman" w:hAnsi="Times New Roman" w:eastAsia="Times New Roman" w:cs="Times New Roman"/>
        </w:rPr>
        <w:t>in 1578</w:t>
      </w:r>
      <w:r w:rsidRPr="12AECC37" w:rsidR="7B2A840A">
        <w:rPr>
          <w:rFonts w:ascii="Times New Roman" w:hAnsi="Times New Roman" w:eastAsia="Times New Roman" w:cs="Times New Roman"/>
        </w:rPr>
        <w:t>. Their two sons</w:t>
      </w:r>
      <w:r w:rsidRPr="12AECC37" w:rsidR="64EBEBEF">
        <w:rPr>
          <w:rFonts w:ascii="Times New Roman" w:hAnsi="Times New Roman" w:eastAsia="Times New Roman" w:cs="Times New Roman"/>
        </w:rPr>
        <w:t xml:space="preserve"> </w:t>
      </w:r>
      <w:r w:rsidRPr="12AECC37" w:rsidR="16612FDB">
        <w:rPr>
          <w:rFonts w:ascii="Times New Roman" w:hAnsi="Times New Roman" w:eastAsia="Times New Roman" w:cs="Times New Roman"/>
          <w:noProof w:val="0"/>
          <w:sz w:val="24"/>
          <w:szCs w:val="24"/>
          <w:lang w:val="en-GB"/>
        </w:rPr>
        <w:t xml:space="preserve">— </w:t>
      </w:r>
      <w:r w:rsidRPr="12AECC37" w:rsidR="26EAB676">
        <w:rPr>
          <w:rFonts w:ascii="Times New Roman" w:hAnsi="Times New Roman" w:eastAsia="Times New Roman" w:cs="Times New Roman"/>
          <w:noProof w:val="0"/>
          <w:sz w:val="24"/>
          <w:szCs w:val="24"/>
          <w:lang w:val="en-GB"/>
        </w:rPr>
        <w:t>Pieter Brueghel the Younger and Jan B</w:t>
      </w:r>
      <w:r w:rsidRPr="12AECC37" w:rsidR="0D19798F">
        <w:rPr>
          <w:rFonts w:ascii="Times New Roman" w:hAnsi="Times New Roman" w:eastAsia="Times New Roman" w:cs="Times New Roman"/>
          <w:noProof w:val="0"/>
          <w:sz w:val="24"/>
          <w:szCs w:val="24"/>
          <w:lang w:val="en-GB"/>
        </w:rPr>
        <w:t>r</w:t>
      </w:r>
      <w:r w:rsidRPr="12AECC37" w:rsidR="26EAB676">
        <w:rPr>
          <w:rFonts w:ascii="Times New Roman" w:hAnsi="Times New Roman" w:eastAsia="Times New Roman" w:cs="Times New Roman"/>
          <w:noProof w:val="0"/>
          <w:sz w:val="24"/>
          <w:szCs w:val="24"/>
          <w:lang w:val="en-GB"/>
        </w:rPr>
        <w:t xml:space="preserve">eughel the Elder </w:t>
      </w:r>
      <w:r w:rsidRPr="12AECC37" w:rsidR="3E87B8F7">
        <w:rPr>
          <w:rFonts w:ascii="Times New Roman" w:hAnsi="Times New Roman" w:eastAsia="Times New Roman" w:cs="Times New Roman"/>
          <w:noProof w:val="0"/>
          <w:sz w:val="24"/>
          <w:szCs w:val="24"/>
          <w:lang w:val="en-GB"/>
        </w:rPr>
        <w:t xml:space="preserve">— </w:t>
      </w:r>
      <w:r w:rsidRPr="12AECC37" w:rsidR="26EAB676">
        <w:rPr>
          <w:rFonts w:ascii="Times New Roman" w:hAnsi="Times New Roman" w:eastAsia="Times New Roman" w:cs="Times New Roman"/>
          <w:noProof w:val="0"/>
          <w:sz w:val="24"/>
          <w:szCs w:val="24"/>
          <w:lang w:val="en-GB"/>
        </w:rPr>
        <w:t xml:space="preserve">were moved </w:t>
      </w:r>
      <w:r w:rsidRPr="12AECC37" w:rsidR="3392FC6D">
        <w:rPr>
          <w:rFonts w:ascii="Times New Roman" w:hAnsi="Times New Roman" w:eastAsia="Times New Roman" w:cs="Times New Roman"/>
          <w:noProof w:val="0"/>
          <w:sz w:val="24"/>
          <w:szCs w:val="24"/>
          <w:lang w:val="en-GB"/>
        </w:rPr>
        <w:t xml:space="preserve">back </w:t>
      </w:r>
      <w:r w:rsidRPr="12AECC37" w:rsidR="26EAB676">
        <w:rPr>
          <w:rFonts w:ascii="Times New Roman" w:hAnsi="Times New Roman" w:eastAsia="Times New Roman" w:cs="Times New Roman"/>
          <w:noProof w:val="0"/>
          <w:sz w:val="24"/>
          <w:szCs w:val="24"/>
          <w:lang w:val="en-GB"/>
        </w:rPr>
        <w:t>to Antwerp</w:t>
      </w:r>
      <w:r w:rsidRPr="12AECC37" w:rsidR="28DF3BF9">
        <w:rPr>
          <w:rFonts w:ascii="Times New Roman" w:hAnsi="Times New Roman" w:eastAsia="Times New Roman" w:cs="Times New Roman"/>
          <w:noProof w:val="0"/>
          <w:sz w:val="24"/>
          <w:szCs w:val="24"/>
          <w:lang w:val="en-GB"/>
        </w:rPr>
        <w:t xml:space="preserve"> </w:t>
      </w:r>
      <w:r w:rsidRPr="12AECC37" w:rsidR="26EAB676">
        <w:rPr>
          <w:rFonts w:ascii="Times New Roman" w:hAnsi="Times New Roman" w:eastAsia="Times New Roman" w:cs="Times New Roman"/>
          <w:noProof w:val="0"/>
          <w:sz w:val="24"/>
          <w:szCs w:val="24"/>
          <w:lang w:val="en-GB"/>
        </w:rPr>
        <w:t xml:space="preserve">and </w:t>
      </w:r>
      <w:r w:rsidRPr="12AECC37" w:rsidR="2DED4B5A">
        <w:rPr>
          <w:rFonts w:ascii="Times New Roman" w:hAnsi="Times New Roman" w:eastAsia="Times New Roman" w:cs="Times New Roman"/>
          <w:noProof w:val="0"/>
          <w:sz w:val="24"/>
          <w:szCs w:val="24"/>
          <w:lang w:val="en-GB"/>
        </w:rPr>
        <w:t xml:space="preserve">taught to paint </w:t>
      </w:r>
      <w:r w:rsidRPr="12AECC37" w:rsidR="26EAB676">
        <w:rPr>
          <w:rFonts w:ascii="Times New Roman" w:hAnsi="Times New Roman" w:eastAsia="Times New Roman" w:cs="Times New Roman"/>
          <w:noProof w:val="0"/>
          <w:sz w:val="24"/>
          <w:szCs w:val="24"/>
          <w:lang w:val="en-GB"/>
        </w:rPr>
        <w:t xml:space="preserve">by </w:t>
      </w:r>
      <w:r w:rsidRPr="12AECC37" w:rsidR="2FC47727">
        <w:rPr>
          <w:rFonts w:ascii="Times New Roman" w:hAnsi="Times New Roman" w:eastAsia="Times New Roman" w:cs="Times New Roman"/>
          <w:noProof w:val="0"/>
          <w:sz w:val="24"/>
          <w:szCs w:val="24"/>
          <w:lang w:val="en-GB"/>
        </w:rPr>
        <w:t>the</w:t>
      </w:r>
      <w:r w:rsidRPr="12AECC37" w:rsidR="45F3758F">
        <w:rPr>
          <w:rFonts w:ascii="Times New Roman" w:hAnsi="Times New Roman" w:eastAsia="Times New Roman" w:cs="Times New Roman"/>
          <w:noProof w:val="0"/>
          <w:sz w:val="24"/>
          <w:szCs w:val="24"/>
          <w:lang w:val="en-GB"/>
        </w:rPr>
        <w:t>ir maternal grandmother</w:t>
      </w:r>
      <w:r w:rsidRPr="12AECC37" w:rsidR="26EAB676">
        <w:rPr>
          <w:rFonts w:ascii="Times New Roman" w:hAnsi="Times New Roman" w:eastAsia="Times New Roman" w:cs="Times New Roman"/>
          <w:noProof w:val="0"/>
          <w:sz w:val="24"/>
          <w:szCs w:val="24"/>
          <w:lang w:val="en-GB"/>
        </w:rPr>
        <w:t>.</w:t>
      </w:r>
      <w:r w:rsidRPr="12AECC37" w:rsidR="6577DE6D">
        <w:rPr>
          <w:rFonts w:ascii="Times New Roman" w:hAnsi="Times New Roman" w:eastAsia="Times New Roman" w:cs="Times New Roman"/>
        </w:rPr>
        <w:t xml:space="preserve"> </w:t>
      </w:r>
    </w:p>
    <w:p w:rsidR="3089407F" w:rsidP="12AECC37" w:rsidRDefault="7E01A6D8" w14:paraId="23972F2C" w14:textId="37CEE63B">
      <w:pPr>
        <w:spacing w:line="480" w:lineRule="auto"/>
        <w:ind w:firstLine="720"/>
        <w:rPr>
          <w:rFonts w:ascii="Times New Roman" w:hAnsi="Times New Roman" w:eastAsia="Times New Roman" w:cs="Times New Roman"/>
        </w:rPr>
      </w:pPr>
      <w:commentRangeStart w:id="537221008"/>
      <w:r w:rsidRPr="38CE7F5A" w:rsidR="46D9A307">
        <w:rPr>
          <w:rFonts w:ascii="Times New Roman" w:hAnsi="Times New Roman" w:eastAsia="Times New Roman" w:cs="Times New Roman"/>
          <w:i w:val="1"/>
          <w:iCs w:val="1"/>
        </w:rPr>
        <w:t xml:space="preserve">The Blind Leading the Blind </w:t>
      </w:r>
      <w:r w:rsidRPr="38CE7F5A" w:rsidR="46D9A307">
        <w:rPr>
          <w:rFonts w:ascii="Times New Roman" w:hAnsi="Times New Roman" w:eastAsia="Times New Roman" w:cs="Times New Roman"/>
        </w:rPr>
        <w:t xml:space="preserve">was completed in 1568. </w:t>
      </w:r>
      <w:r w:rsidRPr="38CE7F5A" w:rsidR="2C7E8BEA">
        <w:rPr>
          <w:rFonts w:ascii="Times New Roman" w:hAnsi="Times New Roman" w:eastAsia="Times New Roman" w:cs="Times New Roman"/>
        </w:rPr>
        <w:t xml:space="preserve">A Biblical parable found in Matthew 15:14 describes the Pharisees as blind guides of the blind, who shall fall into a pit altogether. </w:t>
      </w:r>
      <w:commentRangeEnd w:id="537221008"/>
      <w:r>
        <w:rPr>
          <w:rStyle w:val="CommentReference"/>
        </w:rPr>
        <w:commentReference w:id="537221008"/>
      </w:r>
      <w:r w:rsidRPr="38CE7F5A" w:rsidR="5A65F7AD">
        <w:rPr>
          <w:rFonts w:ascii="Times New Roman" w:hAnsi="Times New Roman" w:eastAsia="Times New Roman" w:cs="Times New Roman"/>
        </w:rPr>
        <w:t xml:space="preserve">Brueghel’s </w:t>
      </w:r>
      <w:r w:rsidRPr="38CE7F5A" w:rsidR="5A65F7AD">
        <w:rPr>
          <w:rFonts w:ascii="Times New Roman" w:hAnsi="Times New Roman" w:eastAsia="Times New Roman" w:cs="Times New Roman"/>
          <w:i w:val="1"/>
          <w:iCs w:val="1"/>
        </w:rPr>
        <w:t xml:space="preserve">The Blind Leading the Blind </w:t>
      </w:r>
      <w:r w:rsidRPr="38CE7F5A" w:rsidR="2127CF49">
        <w:rPr>
          <w:rFonts w:ascii="Times New Roman" w:hAnsi="Times New Roman" w:eastAsia="Times New Roman" w:cs="Times New Roman"/>
        </w:rPr>
        <w:t>depicts six blind men in a procession</w:t>
      </w:r>
      <w:r w:rsidRPr="38CE7F5A" w:rsidR="2922ACD2">
        <w:rPr>
          <w:rFonts w:ascii="Times New Roman" w:hAnsi="Times New Roman" w:eastAsia="Times New Roman" w:cs="Times New Roman"/>
        </w:rPr>
        <w:t xml:space="preserve"> on a path next to a small stream. </w:t>
      </w:r>
      <w:r w:rsidRPr="38CE7F5A" w:rsidR="59D57A59">
        <w:rPr>
          <w:rFonts w:ascii="Times New Roman" w:hAnsi="Times New Roman" w:eastAsia="Times New Roman" w:cs="Times New Roman"/>
        </w:rPr>
        <w:t>The first man has fallen backwards into the muddy ditch</w:t>
      </w:r>
      <w:r w:rsidRPr="38CE7F5A" w:rsidR="30ABA4E2">
        <w:rPr>
          <w:rFonts w:ascii="Times New Roman" w:hAnsi="Times New Roman" w:eastAsia="Times New Roman" w:cs="Times New Roman"/>
        </w:rPr>
        <w:t>;</w:t>
      </w:r>
      <w:r w:rsidRPr="38CE7F5A" w:rsidR="59D57A59">
        <w:rPr>
          <w:rFonts w:ascii="Times New Roman" w:hAnsi="Times New Roman" w:eastAsia="Times New Roman" w:cs="Times New Roman"/>
        </w:rPr>
        <w:t xml:space="preserve"> pulling with him the second man</w:t>
      </w:r>
      <w:r w:rsidRPr="38CE7F5A" w:rsidR="4B63EE54">
        <w:rPr>
          <w:rFonts w:ascii="Times New Roman" w:hAnsi="Times New Roman" w:eastAsia="Times New Roman" w:cs="Times New Roman"/>
        </w:rPr>
        <w:t xml:space="preserve">, who </w:t>
      </w:r>
      <w:r w:rsidRPr="38CE7F5A" w:rsidR="08263E89">
        <w:rPr>
          <w:rFonts w:ascii="Times New Roman" w:hAnsi="Times New Roman" w:eastAsia="Times New Roman" w:cs="Times New Roman"/>
        </w:rPr>
        <w:t>cries out mid-fall. As he is falling, the second man yanks at a long wooden staff in</w:t>
      </w:r>
      <w:r w:rsidRPr="38CE7F5A" w:rsidR="5512DE59">
        <w:rPr>
          <w:rFonts w:ascii="Times New Roman" w:hAnsi="Times New Roman" w:eastAsia="Times New Roman" w:cs="Times New Roman"/>
        </w:rPr>
        <w:t xml:space="preserve"> the third man’s left hand,</w:t>
      </w:r>
      <w:r w:rsidRPr="38CE7F5A" w:rsidR="56FDFE19">
        <w:rPr>
          <w:rFonts w:ascii="Times New Roman" w:hAnsi="Times New Roman" w:eastAsia="Times New Roman" w:cs="Times New Roman"/>
        </w:rPr>
        <w:t xml:space="preserve"> which causes him to</w:t>
      </w:r>
      <w:r w:rsidRPr="38CE7F5A" w:rsidR="243AE5C0">
        <w:rPr>
          <w:rFonts w:ascii="Times New Roman" w:hAnsi="Times New Roman" w:eastAsia="Times New Roman" w:cs="Times New Roman"/>
        </w:rPr>
        <w:t xml:space="preserve"> also</w:t>
      </w:r>
      <w:r w:rsidRPr="38CE7F5A" w:rsidR="56FDFE19">
        <w:rPr>
          <w:rFonts w:ascii="Times New Roman" w:hAnsi="Times New Roman" w:eastAsia="Times New Roman" w:cs="Times New Roman"/>
        </w:rPr>
        <w:t xml:space="preserve"> lurch forward. </w:t>
      </w:r>
      <w:r w:rsidRPr="38CE7F5A" w:rsidR="722291C1">
        <w:rPr>
          <w:rFonts w:ascii="Times New Roman" w:hAnsi="Times New Roman" w:eastAsia="Times New Roman" w:cs="Times New Roman"/>
        </w:rPr>
        <w:t>The three remaining men at the end of the line have yet to lose their balance</w:t>
      </w:r>
      <w:r w:rsidRPr="38CE7F5A" w:rsidR="06B42A51">
        <w:rPr>
          <w:rFonts w:ascii="Times New Roman" w:hAnsi="Times New Roman" w:eastAsia="Times New Roman" w:cs="Times New Roman"/>
        </w:rPr>
        <w:t>.</w:t>
      </w:r>
      <w:r w:rsidRPr="38CE7F5A" w:rsidR="722291C1">
        <w:rPr>
          <w:rFonts w:ascii="Times New Roman" w:hAnsi="Times New Roman" w:eastAsia="Times New Roman" w:cs="Times New Roman"/>
        </w:rPr>
        <w:t xml:space="preserve"> </w:t>
      </w:r>
      <w:r w:rsidRPr="38CE7F5A" w:rsidR="2B288865">
        <w:rPr>
          <w:rFonts w:ascii="Times New Roman" w:hAnsi="Times New Roman" w:eastAsia="Times New Roman" w:cs="Times New Roman"/>
        </w:rPr>
        <w:t xml:space="preserve">However, the men </w:t>
      </w:r>
      <w:r w:rsidRPr="38CE7F5A" w:rsidR="48511A25">
        <w:rPr>
          <w:rFonts w:ascii="Times New Roman" w:hAnsi="Times New Roman" w:eastAsia="Times New Roman" w:cs="Times New Roman"/>
        </w:rPr>
        <w:t xml:space="preserve">are all either holding </w:t>
      </w:r>
      <w:r w:rsidRPr="38CE7F5A" w:rsidR="2B288865">
        <w:rPr>
          <w:rFonts w:ascii="Times New Roman" w:hAnsi="Times New Roman" w:eastAsia="Times New Roman" w:cs="Times New Roman"/>
        </w:rPr>
        <w:t>the shoulder</w:t>
      </w:r>
      <w:r w:rsidRPr="38CE7F5A" w:rsidR="69F8A090">
        <w:rPr>
          <w:rFonts w:ascii="Times New Roman" w:hAnsi="Times New Roman" w:eastAsia="Times New Roman" w:cs="Times New Roman"/>
        </w:rPr>
        <w:t>s</w:t>
      </w:r>
      <w:r w:rsidRPr="38CE7F5A" w:rsidR="2B288865">
        <w:rPr>
          <w:rFonts w:ascii="Times New Roman" w:hAnsi="Times New Roman" w:eastAsia="Times New Roman" w:cs="Times New Roman"/>
        </w:rPr>
        <w:t xml:space="preserve"> or </w:t>
      </w:r>
      <w:r w:rsidRPr="38CE7F5A" w:rsidR="13E808AF">
        <w:rPr>
          <w:rFonts w:ascii="Times New Roman" w:hAnsi="Times New Roman" w:eastAsia="Times New Roman" w:cs="Times New Roman"/>
        </w:rPr>
        <w:t xml:space="preserve">the </w:t>
      </w:r>
      <w:r w:rsidRPr="38CE7F5A" w:rsidR="2B288865">
        <w:rPr>
          <w:rFonts w:ascii="Times New Roman" w:hAnsi="Times New Roman" w:eastAsia="Times New Roman" w:cs="Times New Roman"/>
        </w:rPr>
        <w:t>staffs</w:t>
      </w:r>
      <w:r w:rsidRPr="38CE7F5A" w:rsidR="71B2437F">
        <w:rPr>
          <w:rFonts w:ascii="Times New Roman" w:hAnsi="Times New Roman" w:eastAsia="Times New Roman" w:cs="Times New Roman"/>
        </w:rPr>
        <w:t xml:space="preserve"> of the one in front of them</w:t>
      </w:r>
      <w:r w:rsidRPr="38CE7F5A" w:rsidR="06BBECE3">
        <w:rPr>
          <w:rFonts w:ascii="Times New Roman" w:hAnsi="Times New Roman" w:eastAsia="Times New Roman" w:cs="Times New Roman"/>
        </w:rPr>
        <w:t xml:space="preserve">, implying that </w:t>
      </w:r>
      <w:r w:rsidRPr="38CE7F5A" w:rsidR="722291C1">
        <w:rPr>
          <w:rFonts w:ascii="Times New Roman" w:hAnsi="Times New Roman" w:eastAsia="Times New Roman" w:cs="Times New Roman"/>
        </w:rPr>
        <w:t xml:space="preserve">they will </w:t>
      </w:r>
      <w:r w:rsidRPr="38CE7F5A" w:rsidR="722291C1">
        <w:rPr>
          <w:rFonts w:ascii="Times New Roman" w:hAnsi="Times New Roman" w:eastAsia="Times New Roman" w:cs="Times New Roman"/>
        </w:rPr>
        <w:t>likely all</w:t>
      </w:r>
      <w:r w:rsidRPr="38CE7F5A" w:rsidR="722291C1">
        <w:rPr>
          <w:rFonts w:ascii="Times New Roman" w:hAnsi="Times New Roman" w:eastAsia="Times New Roman" w:cs="Times New Roman"/>
        </w:rPr>
        <w:t xml:space="preserve"> </w:t>
      </w:r>
      <w:r w:rsidRPr="38CE7F5A" w:rsidR="0AF1045B">
        <w:rPr>
          <w:rFonts w:ascii="Times New Roman" w:hAnsi="Times New Roman" w:eastAsia="Times New Roman" w:cs="Times New Roman"/>
        </w:rPr>
        <w:t xml:space="preserve">cause each other to tumble </w:t>
      </w:r>
      <w:r w:rsidRPr="38CE7F5A" w:rsidR="722291C1">
        <w:rPr>
          <w:rFonts w:ascii="Times New Roman" w:hAnsi="Times New Roman" w:eastAsia="Times New Roman" w:cs="Times New Roman"/>
        </w:rPr>
        <w:t>into the stream</w:t>
      </w:r>
      <w:r w:rsidRPr="38CE7F5A" w:rsidR="54821AB9">
        <w:rPr>
          <w:rFonts w:ascii="Times New Roman" w:hAnsi="Times New Roman" w:eastAsia="Times New Roman" w:cs="Times New Roman"/>
        </w:rPr>
        <w:t>.</w:t>
      </w:r>
    </w:p>
    <w:p w:rsidR="7E01A6D8" w:rsidP="38CE7F5A" w:rsidRDefault="7E01A6D8" w14:paraId="356A118C" w14:textId="30323392">
      <w:pPr>
        <w:spacing w:line="480" w:lineRule="auto"/>
        <w:ind w:firstLine="720"/>
        <w:rPr>
          <w:rFonts w:ascii="Times New Roman" w:hAnsi="Times New Roman" w:eastAsia="Times New Roman" w:cs="Times New Roman"/>
        </w:rPr>
      </w:pPr>
      <w:commentRangeStart w:id="71524223"/>
      <w:r w:rsidRPr="38CE7F5A" w:rsidR="33728906">
        <w:rPr>
          <w:rFonts w:ascii="Times New Roman" w:hAnsi="Times New Roman" w:eastAsia="Times New Roman" w:cs="Times New Roman"/>
        </w:rPr>
        <w:t xml:space="preserve">Aside from the clear Biblical connotations of the work, there may be an </w:t>
      </w:r>
      <w:r w:rsidRPr="38CE7F5A" w:rsidR="33728906">
        <w:rPr>
          <w:rFonts w:ascii="Times New Roman" w:hAnsi="Times New Roman" w:eastAsia="Times New Roman" w:cs="Times New Roman"/>
        </w:rPr>
        <w:t>additional</w:t>
      </w:r>
      <w:r w:rsidRPr="38CE7F5A" w:rsidR="33728906">
        <w:rPr>
          <w:rFonts w:ascii="Times New Roman" w:hAnsi="Times New Roman" w:eastAsia="Times New Roman" w:cs="Times New Roman"/>
        </w:rPr>
        <w:t xml:space="preserve"> allegorical layer to Brueghel’s painting. Brueghel’s </w:t>
      </w:r>
      <w:r w:rsidRPr="38CE7F5A" w:rsidR="5FF72EF2">
        <w:rPr>
          <w:rFonts w:ascii="Times New Roman" w:hAnsi="Times New Roman" w:eastAsia="Times New Roman" w:cs="Times New Roman"/>
        </w:rPr>
        <w:t xml:space="preserve">artworks often </w:t>
      </w:r>
      <w:r w:rsidRPr="38CE7F5A" w:rsidR="5FF72EF2">
        <w:rPr>
          <w:rFonts w:ascii="Times New Roman" w:hAnsi="Times New Roman" w:eastAsia="Times New Roman" w:cs="Times New Roman"/>
        </w:rPr>
        <w:t>sought</w:t>
      </w:r>
      <w:r w:rsidRPr="38CE7F5A" w:rsidR="5FF72EF2">
        <w:rPr>
          <w:rFonts w:ascii="Times New Roman" w:hAnsi="Times New Roman" w:eastAsia="Times New Roman" w:cs="Times New Roman"/>
        </w:rPr>
        <w:t xml:space="preserve"> to satirise society </w:t>
      </w:r>
      <w:bookmarkStart w:name="_Int_dO0tyJDp" w:id="83028987"/>
      <w:r w:rsidRPr="38CE7F5A" w:rsidR="5FF72EF2">
        <w:rPr>
          <w:rFonts w:ascii="Times New Roman" w:hAnsi="Times New Roman" w:eastAsia="Times New Roman" w:cs="Times New Roman"/>
        </w:rPr>
        <w:t xml:space="preserve">through </w:t>
      </w:r>
      <w:r w:rsidRPr="38CE7F5A" w:rsidR="691D5942">
        <w:rPr>
          <w:rFonts w:ascii="Times New Roman" w:hAnsi="Times New Roman" w:eastAsia="Times New Roman" w:cs="Times New Roman"/>
        </w:rPr>
        <w:t xml:space="preserve">a calculated and deliberate </w:t>
      </w:r>
      <w:r w:rsidRPr="38CE7F5A" w:rsidR="5FF72EF2">
        <w:rPr>
          <w:rFonts w:ascii="Times New Roman" w:hAnsi="Times New Roman" w:eastAsia="Times New Roman" w:cs="Times New Roman"/>
        </w:rPr>
        <w:t>use of</w:t>
      </w:r>
      <w:bookmarkEnd w:id="83028987"/>
      <w:r w:rsidRPr="38CE7F5A" w:rsidR="5FF72EF2">
        <w:rPr>
          <w:rFonts w:ascii="Times New Roman" w:hAnsi="Times New Roman" w:eastAsia="Times New Roman" w:cs="Times New Roman"/>
        </w:rPr>
        <w:t xml:space="preserve"> visual </w:t>
      </w:r>
      <w:bookmarkStart w:name="_Int_VZxoj5J9" w:id="1844142535"/>
      <w:r w:rsidRPr="38CE7F5A" w:rsidR="5FF72EF2">
        <w:rPr>
          <w:rFonts w:ascii="Times New Roman" w:hAnsi="Times New Roman" w:eastAsia="Times New Roman" w:cs="Times New Roman"/>
        </w:rPr>
        <w:t>metaphor</w:t>
      </w:r>
      <w:r w:rsidRPr="38CE7F5A" w:rsidR="1A3A0424">
        <w:rPr>
          <w:rFonts w:ascii="Times New Roman" w:hAnsi="Times New Roman" w:eastAsia="Times New Roman" w:cs="Times New Roman"/>
        </w:rPr>
        <w:t>, and</w:t>
      </w:r>
      <w:bookmarkEnd w:id="1844142535"/>
      <w:r w:rsidRPr="38CE7F5A" w:rsidR="1A3A0424">
        <w:rPr>
          <w:rFonts w:ascii="Times New Roman" w:hAnsi="Times New Roman" w:eastAsia="Times New Roman" w:cs="Times New Roman"/>
        </w:rPr>
        <w:t xml:space="preserve"> are often based on popular tradition and literary themes</w:t>
      </w:r>
      <w:r w:rsidRPr="38CE7F5A" w:rsidR="3B909484">
        <w:rPr>
          <w:rFonts w:ascii="Times New Roman" w:hAnsi="Times New Roman" w:eastAsia="Times New Roman" w:cs="Times New Roman"/>
        </w:rPr>
        <w:t xml:space="preserve">. </w:t>
      </w:r>
      <w:r w:rsidRPr="38CE7F5A" w:rsidR="317BEE62">
        <w:rPr>
          <w:rFonts w:ascii="Times New Roman" w:hAnsi="Times New Roman" w:eastAsia="Times New Roman" w:cs="Times New Roman"/>
        </w:rPr>
        <w:t xml:space="preserve">For example, </w:t>
      </w:r>
      <w:r w:rsidRPr="38CE7F5A" w:rsidR="00AFEE59">
        <w:rPr>
          <w:rFonts w:ascii="Times New Roman" w:hAnsi="Times New Roman" w:eastAsia="Times New Roman" w:cs="Times New Roman"/>
        </w:rPr>
        <w:t xml:space="preserve">the 1559 oil painting </w:t>
      </w:r>
      <w:r w:rsidRPr="38CE7F5A" w:rsidR="00AFEE59">
        <w:rPr>
          <w:rFonts w:ascii="Times New Roman" w:hAnsi="Times New Roman" w:eastAsia="Times New Roman" w:cs="Times New Roman"/>
          <w:i w:val="1"/>
          <w:iCs w:val="1"/>
        </w:rPr>
        <w:t xml:space="preserve">The Fight Between Carnival and Lent </w:t>
      </w:r>
      <w:r w:rsidRPr="38CE7F5A" w:rsidR="00AFEE59">
        <w:rPr>
          <w:rFonts w:ascii="Times New Roman" w:hAnsi="Times New Roman" w:eastAsia="Times New Roman" w:cs="Times New Roman"/>
          <w:i w:val="0"/>
          <w:iCs w:val="0"/>
        </w:rPr>
        <w:t xml:space="preserve">was may have been influenced by </w:t>
      </w:r>
      <w:r w:rsidRPr="38CE7F5A" w:rsidR="68BB383A">
        <w:rPr>
          <w:rFonts w:ascii="Times New Roman" w:hAnsi="Times New Roman" w:eastAsia="Times New Roman" w:cs="Times New Roman"/>
          <w:i w:val="0"/>
          <w:iCs w:val="0"/>
        </w:rPr>
        <w:t>personifi</w:t>
      </w:r>
      <w:r w:rsidRPr="38CE7F5A" w:rsidR="496F3372">
        <w:rPr>
          <w:rFonts w:ascii="Times New Roman" w:hAnsi="Times New Roman" w:eastAsia="Times New Roman" w:cs="Times New Roman"/>
          <w:i w:val="0"/>
          <w:iCs w:val="0"/>
        </w:rPr>
        <w:t>ed battles between</w:t>
      </w:r>
      <w:r w:rsidRPr="38CE7F5A" w:rsidR="68BB383A">
        <w:rPr>
          <w:rFonts w:ascii="Times New Roman" w:hAnsi="Times New Roman" w:eastAsia="Times New Roman" w:cs="Times New Roman"/>
          <w:i w:val="0"/>
          <w:iCs w:val="0"/>
        </w:rPr>
        <w:t xml:space="preserve"> Lent and Shrove Tuesday</w:t>
      </w:r>
      <w:r w:rsidRPr="38CE7F5A" w:rsidR="4753AE6F">
        <w:rPr>
          <w:rFonts w:ascii="Times New Roman" w:hAnsi="Times New Roman" w:eastAsia="Times New Roman" w:cs="Times New Roman"/>
          <w:i w:val="0"/>
          <w:iCs w:val="0"/>
        </w:rPr>
        <w:t xml:space="preserve"> in literature</w:t>
      </w:r>
      <w:r w:rsidRPr="38CE7F5A" w:rsidR="557180B4">
        <w:rPr>
          <w:rFonts w:ascii="Times New Roman" w:hAnsi="Times New Roman" w:eastAsia="Times New Roman" w:cs="Times New Roman"/>
          <w:i w:val="0"/>
          <w:iCs w:val="0"/>
        </w:rPr>
        <w:t xml:space="preserve">; while </w:t>
      </w:r>
      <w:r w:rsidRPr="38CE7F5A" w:rsidR="4514A7F1">
        <w:rPr>
          <w:rFonts w:ascii="Times New Roman" w:hAnsi="Times New Roman" w:eastAsia="Times New Roman" w:cs="Times New Roman"/>
          <w:i w:val="0"/>
          <w:iCs w:val="0"/>
        </w:rPr>
        <w:t xml:space="preserve">his series of prints </w:t>
      </w:r>
      <w:r w:rsidRPr="38CE7F5A" w:rsidR="4514A7F1">
        <w:rPr>
          <w:rFonts w:ascii="Times New Roman" w:hAnsi="Times New Roman" w:eastAsia="Times New Roman" w:cs="Times New Roman"/>
          <w:i w:val="1"/>
          <w:iCs w:val="1"/>
        </w:rPr>
        <w:t xml:space="preserve">Seven Virtues </w:t>
      </w:r>
      <w:r w:rsidRPr="38CE7F5A" w:rsidR="38A93552">
        <w:rPr>
          <w:rFonts w:ascii="Times New Roman" w:hAnsi="Times New Roman" w:eastAsia="Times New Roman" w:cs="Times New Roman"/>
          <w:i w:val="0"/>
          <w:iCs w:val="0"/>
        </w:rPr>
        <w:t>represent</w:t>
      </w:r>
      <w:r w:rsidRPr="38CE7F5A" w:rsidR="4514A7F1">
        <w:rPr>
          <w:rFonts w:ascii="Times New Roman" w:hAnsi="Times New Roman" w:eastAsia="Times New Roman" w:cs="Times New Roman"/>
          <w:i w:val="0"/>
          <w:iCs w:val="0"/>
        </w:rPr>
        <w:t xml:space="preserve">ed </w:t>
      </w:r>
      <w:r w:rsidRPr="38CE7F5A" w:rsidR="4B9DABB0">
        <w:rPr>
          <w:rFonts w:ascii="Times New Roman" w:hAnsi="Times New Roman" w:eastAsia="Times New Roman" w:cs="Times New Roman"/>
          <w:i w:val="0"/>
          <w:iCs w:val="0"/>
        </w:rPr>
        <w:t>theological and cardinal virtues</w:t>
      </w:r>
      <w:r w:rsidRPr="38CE7F5A" w:rsidR="0876458A">
        <w:rPr>
          <w:rFonts w:ascii="Times New Roman" w:hAnsi="Times New Roman" w:eastAsia="Times New Roman" w:cs="Times New Roman"/>
          <w:i w:val="0"/>
          <w:iCs w:val="0"/>
        </w:rPr>
        <w:t xml:space="preserve"> through allegorical figures</w:t>
      </w:r>
      <w:r w:rsidRPr="38CE7F5A" w:rsidR="68BB383A">
        <w:rPr>
          <w:rFonts w:ascii="Times New Roman" w:hAnsi="Times New Roman" w:eastAsia="Times New Roman" w:cs="Times New Roman"/>
          <w:i w:val="0"/>
          <w:iCs w:val="0"/>
        </w:rPr>
        <w:t>.</w:t>
      </w:r>
      <w:r w:rsidRPr="38CE7F5A" w:rsidR="30B00039">
        <w:rPr>
          <w:rFonts w:ascii="Times New Roman" w:hAnsi="Times New Roman" w:eastAsia="Times New Roman" w:cs="Times New Roman"/>
          <w:i w:val="0"/>
          <w:iCs w:val="0"/>
        </w:rPr>
        <w:t xml:space="preserve"> </w:t>
      </w:r>
      <w:r w:rsidRPr="38CE7F5A" w:rsidR="33728906">
        <w:rPr>
          <w:rFonts w:ascii="Times New Roman" w:hAnsi="Times New Roman" w:eastAsia="Times New Roman" w:cs="Times New Roman"/>
          <w:i w:val="0"/>
          <w:iCs w:val="0"/>
        </w:rPr>
        <w:t>T</w:t>
      </w:r>
      <w:r w:rsidRPr="38CE7F5A" w:rsidR="33728906">
        <w:rPr>
          <w:rFonts w:ascii="Times New Roman" w:hAnsi="Times New Roman" w:eastAsia="Times New Roman" w:cs="Times New Roman"/>
          <w:i w:val="0"/>
          <w:iCs w:val="0"/>
        </w:rPr>
        <w:t>wo</w:t>
      </w:r>
      <w:r w:rsidRPr="38CE7F5A" w:rsidR="33728906">
        <w:rPr>
          <w:rFonts w:ascii="Times New Roman" w:hAnsi="Times New Roman" w:eastAsia="Times New Roman" w:cs="Times New Roman"/>
        </w:rPr>
        <w:t xml:space="preserve"> years prior to the completion of this painting, the Dutch humanist philosopher Erasmus had publish</w:t>
      </w:r>
      <w:r w:rsidRPr="38CE7F5A" w:rsidR="33728906">
        <w:rPr>
          <w:rFonts w:ascii="Times New Roman" w:hAnsi="Times New Roman" w:eastAsia="Times New Roman" w:cs="Times New Roman"/>
        </w:rPr>
        <w:t xml:space="preserve">ed </w:t>
      </w:r>
      <w:r w:rsidRPr="38CE7F5A" w:rsidR="33728906">
        <w:rPr>
          <w:rFonts w:ascii="Times New Roman" w:hAnsi="Times New Roman" w:eastAsia="Times New Roman" w:cs="Times New Roman"/>
          <w:i w:val="1"/>
          <w:iCs w:val="1"/>
        </w:rPr>
        <w:t>Adagia</w:t>
      </w:r>
      <w:r w:rsidRPr="38CE7F5A" w:rsidR="33728906">
        <w:rPr>
          <w:rFonts w:ascii="Times New Roman" w:hAnsi="Times New Roman" w:eastAsia="Times New Roman" w:cs="Times New Roman"/>
        </w:rPr>
        <w:t xml:space="preserve">, </w:t>
      </w:r>
      <w:r w:rsidRPr="38CE7F5A" w:rsidR="33728906">
        <w:rPr>
          <w:rFonts w:ascii="Times New Roman" w:hAnsi="Times New Roman" w:eastAsia="Times New Roman" w:cs="Times New Roman"/>
        </w:rPr>
        <w:t>a large collection</w:t>
      </w:r>
      <w:r w:rsidRPr="38CE7F5A" w:rsidR="33728906">
        <w:rPr>
          <w:rFonts w:ascii="Times New Roman" w:hAnsi="Times New Roman" w:eastAsia="Times New Roman" w:cs="Times New Roman"/>
        </w:rPr>
        <w:t xml:space="preserve"> of Latin and Greek adages alongside his own annotations. </w:t>
      </w:r>
      <w:commentRangeEnd w:id="71524223"/>
      <w:r>
        <w:rPr>
          <w:rStyle w:val="CommentReference"/>
        </w:rPr>
        <w:commentReference w:id="71524223"/>
      </w:r>
      <w:r w:rsidRPr="38CE7F5A" w:rsidR="33728906">
        <w:rPr>
          <w:rFonts w:ascii="Times New Roman" w:hAnsi="Times New Roman" w:eastAsia="Times New Roman" w:cs="Times New Roman"/>
        </w:rPr>
        <w:t>Within the thousands of entries, one quotation attributed to the Ancient Roman lyric poet Horace was “</w:t>
      </w:r>
      <w:r w:rsidRPr="38CE7F5A" w:rsidR="33728906">
        <w:rPr>
          <w:rFonts w:ascii="Times New Roman" w:hAnsi="Times New Roman" w:eastAsia="Times New Roman" w:cs="Times New Roman"/>
        </w:rPr>
        <w:t>caecus</w:t>
      </w:r>
      <w:r w:rsidRPr="38CE7F5A" w:rsidR="33728906">
        <w:rPr>
          <w:rFonts w:ascii="Times New Roman" w:hAnsi="Times New Roman" w:eastAsia="Times New Roman" w:cs="Times New Roman"/>
        </w:rPr>
        <w:t xml:space="preserve"> </w:t>
      </w:r>
      <w:r w:rsidRPr="38CE7F5A" w:rsidR="33728906">
        <w:rPr>
          <w:rFonts w:ascii="Times New Roman" w:hAnsi="Times New Roman" w:eastAsia="Times New Roman" w:cs="Times New Roman"/>
        </w:rPr>
        <w:t>caeco</w:t>
      </w:r>
      <w:r w:rsidRPr="38CE7F5A" w:rsidR="33728906">
        <w:rPr>
          <w:rFonts w:ascii="Times New Roman" w:hAnsi="Times New Roman" w:eastAsia="Times New Roman" w:cs="Times New Roman"/>
        </w:rPr>
        <w:t xml:space="preserve"> dux” (the blind leader of the blind).</w:t>
      </w:r>
      <w:r w:rsidRPr="38CE7F5A" w:rsidR="40062364">
        <w:rPr>
          <w:rFonts w:ascii="Times New Roman" w:hAnsi="Times New Roman" w:eastAsia="Times New Roman" w:cs="Times New Roman"/>
        </w:rPr>
        <w:t xml:space="preserve"> It may be possible that Brueghel’s depiction of the blind leading the blind could have held allegorical social implications.</w:t>
      </w:r>
    </w:p>
    <w:p w:rsidR="6358DFF1" w:rsidP="38CE7F5A" w:rsidRDefault="6358DFF1" w14:paraId="33050814" w14:textId="45D73B0E">
      <w:pPr>
        <w:spacing w:line="480" w:lineRule="auto"/>
        <w:ind w:firstLine="720"/>
        <w:rPr>
          <w:rFonts w:ascii="Times New Roman" w:hAnsi="Times New Roman" w:eastAsia="Times New Roman" w:cs="Times New Roman"/>
        </w:rPr>
      </w:pPr>
      <w:r w:rsidRPr="38CE7F5A" w:rsidR="6358DFF1">
        <w:rPr>
          <w:rFonts w:ascii="Times New Roman" w:hAnsi="Times New Roman" w:eastAsia="Times New Roman" w:cs="Times New Roman"/>
        </w:rPr>
        <w:t>The painting betrays Brueghel’s keen observation and meticulous attentivenes</w:t>
      </w:r>
      <w:r w:rsidRPr="38CE7F5A" w:rsidR="6DD4F27C">
        <w:rPr>
          <w:rFonts w:ascii="Times New Roman" w:hAnsi="Times New Roman" w:eastAsia="Times New Roman" w:cs="Times New Roman"/>
        </w:rPr>
        <w:t xml:space="preserve">s to detail. Though the men are all blind, their </w:t>
      </w:r>
      <w:r w:rsidRPr="38CE7F5A" w:rsidR="192820A8">
        <w:rPr>
          <w:rFonts w:ascii="Times New Roman" w:hAnsi="Times New Roman" w:eastAsia="Times New Roman" w:cs="Times New Roman"/>
        </w:rPr>
        <w:t xml:space="preserve">ocular </w:t>
      </w:r>
      <w:r w:rsidRPr="38CE7F5A" w:rsidR="6DD4F27C">
        <w:rPr>
          <w:rFonts w:ascii="Times New Roman" w:hAnsi="Times New Roman" w:eastAsia="Times New Roman" w:cs="Times New Roman"/>
        </w:rPr>
        <w:t>afflictions are di</w:t>
      </w:r>
      <w:r w:rsidRPr="38CE7F5A" w:rsidR="7B41F54B">
        <w:rPr>
          <w:rFonts w:ascii="Times New Roman" w:hAnsi="Times New Roman" w:eastAsia="Times New Roman" w:cs="Times New Roman"/>
        </w:rPr>
        <w:t>stinc</w:t>
      </w:r>
      <w:r w:rsidRPr="38CE7F5A" w:rsidR="6DD4F27C">
        <w:rPr>
          <w:rFonts w:ascii="Times New Roman" w:hAnsi="Times New Roman" w:eastAsia="Times New Roman" w:cs="Times New Roman"/>
        </w:rPr>
        <w:t>t</w:t>
      </w:r>
      <w:r w:rsidRPr="38CE7F5A" w:rsidR="19E60EDA">
        <w:rPr>
          <w:rFonts w:ascii="Times New Roman" w:hAnsi="Times New Roman" w:eastAsia="Times New Roman" w:cs="Times New Roman"/>
        </w:rPr>
        <w:t>, allowing for retrospective diagnosis in the centuries that followed</w:t>
      </w:r>
      <w:r w:rsidRPr="38CE7F5A" w:rsidR="6DD4F27C">
        <w:rPr>
          <w:rFonts w:ascii="Times New Roman" w:hAnsi="Times New Roman" w:eastAsia="Times New Roman" w:cs="Times New Roman"/>
        </w:rPr>
        <w:t>:</w:t>
      </w:r>
      <w:r w:rsidRPr="38CE7F5A" w:rsidR="09E7416F">
        <w:rPr>
          <w:rFonts w:ascii="Times New Roman" w:hAnsi="Times New Roman" w:eastAsia="Times New Roman" w:cs="Times New Roman"/>
        </w:rPr>
        <w:t xml:space="preserve"> the earliest paper</w:t>
      </w:r>
      <w:r w:rsidRPr="38CE7F5A" w:rsidR="4C5CEED9">
        <w:rPr>
          <w:rFonts w:ascii="Times New Roman" w:hAnsi="Times New Roman" w:eastAsia="Times New Roman" w:cs="Times New Roman"/>
        </w:rPr>
        <w:t xml:space="preserve"> from 1889</w:t>
      </w:r>
      <w:r w:rsidRPr="38CE7F5A" w:rsidR="09E7416F">
        <w:rPr>
          <w:rFonts w:ascii="Times New Roman" w:hAnsi="Times New Roman" w:eastAsia="Times New Roman" w:cs="Times New Roman"/>
        </w:rPr>
        <w:t xml:space="preserve"> </w:t>
      </w:r>
      <w:r w:rsidRPr="38CE7F5A" w:rsidR="250F1AC5">
        <w:rPr>
          <w:rFonts w:ascii="Times New Roman" w:hAnsi="Times New Roman" w:eastAsia="Times New Roman" w:cs="Times New Roman"/>
        </w:rPr>
        <w:t xml:space="preserve">comes from </w:t>
      </w:r>
      <w:r w:rsidRPr="38CE7F5A" w:rsidR="09E7416F">
        <w:rPr>
          <w:rFonts w:ascii="Times New Roman" w:hAnsi="Times New Roman" w:eastAsia="Times New Roman" w:cs="Times New Roman"/>
        </w:rPr>
        <w:t>Jean-Martin Charcot, a professor of anatomical pathology and neuroscientist, and Paul Richer, an anatomist and sculptor</w:t>
      </w:r>
      <w:r w:rsidRPr="38CE7F5A" w:rsidR="3D60067C">
        <w:rPr>
          <w:rFonts w:ascii="Times New Roman" w:hAnsi="Times New Roman" w:eastAsia="Times New Roman" w:cs="Times New Roman"/>
        </w:rPr>
        <w:t xml:space="preserve">. Many other </w:t>
      </w:r>
      <w:r w:rsidRPr="38CE7F5A" w:rsidR="61C81D7B">
        <w:rPr>
          <w:rFonts w:ascii="Times New Roman" w:hAnsi="Times New Roman" w:eastAsia="Times New Roman" w:cs="Times New Roman"/>
        </w:rPr>
        <w:t>ophthalmologists</w:t>
      </w:r>
      <w:r w:rsidRPr="38CE7F5A" w:rsidR="3D60067C">
        <w:rPr>
          <w:rFonts w:ascii="Times New Roman" w:hAnsi="Times New Roman" w:eastAsia="Times New Roman" w:cs="Times New Roman"/>
        </w:rPr>
        <w:t xml:space="preserve"> and scholars have since argued that </w:t>
      </w:r>
      <w:r w:rsidRPr="38CE7F5A" w:rsidR="7BA4E1FE">
        <w:rPr>
          <w:rFonts w:ascii="Times New Roman" w:hAnsi="Times New Roman" w:eastAsia="Times New Roman" w:cs="Times New Roman"/>
        </w:rPr>
        <w:t xml:space="preserve">five of the men </w:t>
      </w:r>
      <w:r w:rsidRPr="38CE7F5A" w:rsidR="001F02BB">
        <w:rPr>
          <w:rFonts w:ascii="Times New Roman" w:hAnsi="Times New Roman" w:eastAsia="Times New Roman" w:cs="Times New Roman"/>
        </w:rPr>
        <w:t xml:space="preserve">suffer from </w:t>
      </w:r>
      <w:r w:rsidRPr="38CE7F5A" w:rsidR="00DB31E8">
        <w:rPr>
          <w:rFonts w:ascii="Times New Roman" w:hAnsi="Times New Roman" w:eastAsia="Times New Roman" w:cs="Times New Roman"/>
        </w:rPr>
        <w:t>different types</w:t>
      </w:r>
      <w:r w:rsidRPr="38CE7F5A" w:rsidR="00DB31E8">
        <w:rPr>
          <w:rFonts w:ascii="Times New Roman" w:hAnsi="Times New Roman" w:eastAsia="Times New Roman" w:cs="Times New Roman"/>
        </w:rPr>
        <w:t xml:space="preserve"> of </w:t>
      </w:r>
      <w:r w:rsidRPr="38CE7F5A" w:rsidR="001F02BB">
        <w:rPr>
          <w:rFonts w:ascii="Times New Roman" w:hAnsi="Times New Roman" w:eastAsia="Times New Roman" w:cs="Times New Roman"/>
        </w:rPr>
        <w:t>blindness caused by</w:t>
      </w:r>
      <w:r w:rsidRPr="38CE7F5A" w:rsidR="7BA4E1FE">
        <w:rPr>
          <w:rFonts w:ascii="Times New Roman" w:hAnsi="Times New Roman" w:eastAsia="Times New Roman" w:cs="Times New Roman"/>
        </w:rPr>
        <w:t xml:space="preserve"> </w:t>
      </w:r>
      <w:r w:rsidRPr="38CE7F5A" w:rsidR="00DB31E8">
        <w:rPr>
          <w:rFonts w:ascii="Times New Roman" w:hAnsi="Times New Roman" w:eastAsia="Times New Roman" w:cs="Times New Roman"/>
        </w:rPr>
        <w:t>various</w:t>
      </w:r>
      <w:r w:rsidRPr="38CE7F5A" w:rsidR="7BA4E1FE">
        <w:rPr>
          <w:rFonts w:ascii="Times New Roman" w:hAnsi="Times New Roman" w:eastAsia="Times New Roman" w:cs="Times New Roman"/>
        </w:rPr>
        <w:t xml:space="preserve"> diseases (the first man’s eyes are not visible), ranging from corneal leukoma to a complete removal</w:t>
      </w:r>
      <w:r w:rsidRPr="38CE7F5A" w:rsidR="785E97D1">
        <w:rPr>
          <w:rFonts w:ascii="Times New Roman" w:hAnsi="Times New Roman" w:eastAsia="Times New Roman" w:cs="Times New Roman"/>
        </w:rPr>
        <w:t xml:space="preserve"> or absence</w:t>
      </w:r>
      <w:r w:rsidRPr="38CE7F5A" w:rsidR="7BA4E1FE">
        <w:rPr>
          <w:rFonts w:ascii="Times New Roman" w:hAnsi="Times New Roman" w:eastAsia="Times New Roman" w:cs="Times New Roman"/>
        </w:rPr>
        <w:t xml:space="preserve"> of the eyes.</w:t>
      </w:r>
    </w:p>
    <w:p w:rsidR="41F6514C" w:rsidP="41F6514C" w:rsidRDefault="41F6514C" w14:paraId="298BEF86" w14:textId="18FCEE86">
      <w:pPr>
        <w:spacing w:line="480" w:lineRule="auto"/>
        <w:rPr>
          <w:rFonts w:ascii="Times New Roman" w:hAnsi="Times New Roman" w:eastAsia="Times New Roman" w:cs="Times New Roman"/>
        </w:rPr>
      </w:pPr>
      <w:r w:rsidRPr="41F6514C">
        <w:rPr>
          <w:rFonts w:ascii="Times New Roman" w:hAnsi="Times New Roman" w:eastAsia="Times New Roman" w:cs="Times New Roman"/>
        </w:rPr>
        <w:br w:type="page"/>
      </w:r>
    </w:p>
    <w:p w:rsidR="3590A6F6" w:rsidP="41F6514C" w:rsidRDefault="3590A6F6" w14:paraId="065D209D" w14:textId="1FD1B42A">
      <w:pPr>
        <w:spacing w:line="480" w:lineRule="auto"/>
        <w:rPr>
          <w:rFonts w:ascii="Times New Roman" w:hAnsi="Times New Roman" w:eastAsia="Times New Roman" w:cs="Times New Roman"/>
        </w:rPr>
      </w:pPr>
      <w:r w:rsidRPr="41F6514C">
        <w:rPr>
          <w:rFonts w:ascii="Times New Roman" w:hAnsi="Times New Roman" w:eastAsia="Times New Roman" w:cs="Times New Roman"/>
        </w:rPr>
        <w:t>Juesepe de Ribera</w:t>
      </w:r>
    </w:p>
    <w:p w:rsidR="3590A6F6" w:rsidP="41F6514C" w:rsidRDefault="3590A6F6" w14:paraId="681C4FB2" w14:textId="0B75F56B">
      <w:pPr>
        <w:spacing w:line="480" w:lineRule="auto"/>
        <w:rPr>
          <w:rFonts w:ascii="Times New Roman" w:hAnsi="Times New Roman" w:eastAsia="Times New Roman" w:cs="Times New Roman"/>
          <w:i/>
          <w:iCs/>
        </w:rPr>
      </w:pPr>
      <w:r w:rsidRPr="41F6514C">
        <w:rPr>
          <w:rFonts w:ascii="Times New Roman" w:hAnsi="Times New Roman" w:eastAsia="Times New Roman" w:cs="Times New Roman"/>
          <w:i/>
          <w:iCs/>
        </w:rPr>
        <w:t>The Clubfoot</w:t>
      </w:r>
    </w:p>
    <w:p w:rsidR="3590A6F6" w:rsidP="41F6514C" w:rsidRDefault="3590A6F6" w14:paraId="476932C0" w14:textId="025B6D50">
      <w:pPr>
        <w:spacing w:line="480" w:lineRule="auto"/>
        <w:rPr>
          <w:rFonts w:ascii="Times New Roman" w:hAnsi="Times New Roman" w:eastAsia="Times New Roman" w:cs="Times New Roman"/>
        </w:rPr>
      </w:pPr>
      <w:r w:rsidRPr="41F6514C">
        <w:rPr>
          <w:rFonts w:ascii="Times New Roman" w:hAnsi="Times New Roman" w:eastAsia="Times New Roman" w:cs="Times New Roman"/>
        </w:rPr>
        <w:t>1642</w:t>
      </w:r>
    </w:p>
    <w:p w:rsidR="6879E2AD" w:rsidP="41F6514C" w:rsidRDefault="6879E2AD" w14:paraId="14E97733" w14:textId="00D3986B">
      <w:pPr>
        <w:spacing w:line="480" w:lineRule="auto"/>
        <w:rPr>
          <w:rFonts w:ascii="Times New Roman" w:hAnsi="Times New Roman" w:eastAsia="Times New Roman" w:cs="Times New Roman"/>
        </w:rPr>
      </w:pPr>
      <w:r w:rsidRPr="41F6514C">
        <w:rPr>
          <w:rFonts w:ascii="Times New Roman" w:hAnsi="Times New Roman" w:eastAsia="Times New Roman" w:cs="Times New Roman"/>
        </w:rPr>
        <w:t>Oil on canvas</w:t>
      </w:r>
    </w:p>
    <w:p w:rsidR="6879E2AD" w:rsidP="41F6514C" w:rsidRDefault="6879E2AD" w14:paraId="37E5C62C" w14:textId="541D5070">
      <w:pPr>
        <w:spacing w:line="480" w:lineRule="auto"/>
        <w:rPr>
          <w:rFonts w:ascii="Times New Roman" w:hAnsi="Times New Roman" w:eastAsia="Times New Roman" w:cs="Times New Roman"/>
        </w:rPr>
      </w:pPr>
      <w:r w:rsidRPr="41F6514C">
        <w:rPr>
          <w:rFonts w:ascii="Times New Roman" w:hAnsi="Times New Roman" w:eastAsia="Times New Roman" w:cs="Times New Roman"/>
        </w:rPr>
        <w:t>164 cm × 92 cm</w:t>
      </w:r>
    </w:p>
    <w:p w:rsidR="3590A6F6" w:rsidP="41F6514C" w:rsidRDefault="3590A6F6" w14:paraId="4B35A3F8" w14:textId="3CB5E970">
      <w:pPr>
        <w:spacing w:line="480" w:lineRule="auto"/>
        <w:rPr>
          <w:rFonts w:ascii="Times New Roman" w:hAnsi="Times New Roman" w:eastAsia="Times New Roman" w:cs="Times New Roman"/>
        </w:rPr>
      </w:pPr>
      <w:r w:rsidRPr="41F6514C">
        <w:rPr>
          <w:rFonts w:ascii="Times New Roman" w:hAnsi="Times New Roman" w:eastAsia="Times New Roman" w:cs="Times New Roman"/>
        </w:rPr>
        <w:t>Louvre Museum, Paris</w:t>
      </w:r>
    </w:p>
    <w:p w:rsidR="1CB7D6B5" w:rsidP="41F6514C" w:rsidRDefault="1CB7D6B5" w14:paraId="207FB795" w14:textId="51F6A1D5">
      <w:pPr>
        <w:spacing w:line="480" w:lineRule="auto"/>
        <w:rPr>
          <w:rFonts w:ascii="Times New Roman" w:hAnsi="Times New Roman" w:eastAsia="Times New Roman" w:cs="Times New Roman"/>
        </w:rPr>
      </w:pPr>
      <w:hyperlink r:id="rId7">
        <w:r w:rsidRPr="41F6514C">
          <w:rPr>
            <w:rStyle w:val="Hyperlink"/>
            <w:rFonts w:ascii="Times New Roman" w:hAnsi="Times New Roman" w:eastAsia="Times New Roman" w:cs="Times New Roman"/>
          </w:rPr>
          <w:t>https://libmma.contentdm.oclc.org/digital/collection/p15324coll10/id/81798</w:t>
        </w:r>
      </w:hyperlink>
      <w:r w:rsidRPr="41F6514C">
        <w:rPr>
          <w:rFonts w:ascii="Times New Roman" w:hAnsi="Times New Roman" w:eastAsia="Times New Roman" w:cs="Times New Roman"/>
        </w:rPr>
        <w:t xml:space="preserve"> </w:t>
      </w:r>
    </w:p>
    <w:p w:rsidR="522EFB11" w:rsidP="41F6514C" w:rsidRDefault="522EFB11" w14:paraId="440E98D3" w14:textId="530818DF">
      <w:pPr>
        <w:spacing w:line="480" w:lineRule="auto"/>
        <w:ind w:firstLine="720"/>
        <w:rPr>
          <w:rFonts w:ascii="Times New Roman" w:hAnsi="Times New Roman" w:eastAsia="Times New Roman" w:cs="Times New Roman"/>
        </w:rPr>
      </w:pPr>
      <w:r w:rsidRPr="38CE7F5A" w:rsidR="1CAFC046">
        <w:rPr>
          <w:rFonts w:ascii="Times New Roman" w:hAnsi="Times New Roman" w:eastAsia="Times New Roman" w:cs="Times New Roman"/>
        </w:rPr>
        <w:t>Jusepe de Ribera was one of Spa</w:t>
      </w:r>
      <w:r w:rsidRPr="38CE7F5A" w:rsidR="5630B669">
        <w:rPr>
          <w:rFonts w:ascii="Times New Roman" w:hAnsi="Times New Roman" w:eastAsia="Times New Roman" w:cs="Times New Roman"/>
        </w:rPr>
        <w:t xml:space="preserve">in’s most prominent </w:t>
      </w:r>
      <w:r w:rsidRPr="38CE7F5A" w:rsidR="7536DFE4">
        <w:rPr>
          <w:rFonts w:ascii="Times New Roman" w:hAnsi="Times New Roman" w:eastAsia="Times New Roman" w:cs="Times New Roman"/>
        </w:rPr>
        <w:t xml:space="preserve">Baroque </w:t>
      </w:r>
      <w:r w:rsidRPr="38CE7F5A" w:rsidR="1CAFC046">
        <w:rPr>
          <w:rFonts w:ascii="Times New Roman" w:hAnsi="Times New Roman" w:eastAsia="Times New Roman" w:cs="Times New Roman"/>
        </w:rPr>
        <w:t>painter</w:t>
      </w:r>
      <w:r w:rsidRPr="38CE7F5A" w:rsidR="316082D3">
        <w:rPr>
          <w:rFonts w:ascii="Times New Roman" w:hAnsi="Times New Roman" w:eastAsia="Times New Roman" w:cs="Times New Roman"/>
        </w:rPr>
        <w:t>s</w:t>
      </w:r>
      <w:r w:rsidRPr="38CE7F5A" w:rsidR="0D744E6E">
        <w:rPr>
          <w:rFonts w:ascii="Times New Roman" w:hAnsi="Times New Roman" w:eastAsia="Times New Roman" w:cs="Times New Roman"/>
        </w:rPr>
        <w:t>, often mentioned alongside giants such as Diego Velázquez and Bartolomé Esteban Murillo</w:t>
      </w:r>
      <w:r w:rsidRPr="38CE7F5A" w:rsidR="316082D3">
        <w:rPr>
          <w:rFonts w:ascii="Times New Roman" w:hAnsi="Times New Roman" w:eastAsia="Times New Roman" w:cs="Times New Roman"/>
        </w:rPr>
        <w:t>.</w:t>
      </w:r>
      <w:r w:rsidRPr="38CE7F5A" w:rsidR="1CAFC046">
        <w:rPr>
          <w:rFonts w:ascii="Times New Roman" w:hAnsi="Times New Roman" w:eastAsia="Times New Roman" w:cs="Times New Roman"/>
        </w:rPr>
        <w:t xml:space="preserve"> </w:t>
      </w:r>
      <w:r w:rsidRPr="38CE7F5A" w:rsidR="0F1173BF">
        <w:rPr>
          <w:rFonts w:ascii="Times New Roman" w:hAnsi="Times New Roman" w:eastAsia="Times New Roman" w:cs="Times New Roman"/>
        </w:rPr>
        <w:t>B</w:t>
      </w:r>
      <w:r w:rsidRPr="38CE7F5A" w:rsidR="0F1173BF">
        <w:rPr>
          <w:rFonts w:ascii="Times New Roman" w:hAnsi="Times New Roman" w:eastAsia="Times New Roman" w:cs="Times New Roman"/>
          <w:color w:val="202122"/>
        </w:rPr>
        <w:t xml:space="preserve">etween 1614 </w:t>
      </w:r>
      <w:r w:rsidRPr="38CE7F5A" w:rsidR="6A811F35">
        <w:rPr>
          <w:rFonts w:ascii="Times New Roman" w:hAnsi="Times New Roman" w:eastAsia="Times New Roman" w:cs="Times New Roman"/>
          <w:color w:val="202122"/>
        </w:rPr>
        <w:t>to</w:t>
      </w:r>
      <w:r w:rsidRPr="38CE7F5A" w:rsidR="0F1173BF">
        <w:rPr>
          <w:rFonts w:ascii="Times New Roman" w:hAnsi="Times New Roman" w:eastAsia="Times New Roman" w:cs="Times New Roman"/>
          <w:color w:val="202122"/>
        </w:rPr>
        <w:t xml:space="preserve"> 1621, </w:t>
      </w:r>
      <w:r w:rsidRPr="38CE7F5A" w:rsidR="0F1173BF">
        <w:rPr>
          <w:rFonts w:ascii="Times New Roman" w:hAnsi="Times New Roman" w:eastAsia="Times New Roman" w:cs="Times New Roman"/>
        </w:rPr>
        <w:t>the art collector and writer Giulio Mancini</w:t>
      </w:r>
      <w:r w:rsidRPr="38CE7F5A" w:rsidR="67E27BF9">
        <w:rPr>
          <w:rFonts w:ascii="Times New Roman" w:hAnsi="Times New Roman" w:eastAsia="Times New Roman" w:cs="Times New Roman"/>
        </w:rPr>
        <w:t xml:space="preserve"> </w:t>
      </w:r>
      <w:r w:rsidRPr="38CE7F5A" w:rsidR="41D450FB">
        <w:rPr>
          <w:rFonts w:ascii="Times New Roman" w:hAnsi="Times New Roman" w:eastAsia="Times New Roman" w:cs="Times New Roman"/>
        </w:rPr>
        <w:t xml:space="preserve">wrote extensively about painters </w:t>
      </w:r>
      <w:r w:rsidRPr="38CE7F5A" w:rsidR="26151774">
        <w:rPr>
          <w:rFonts w:ascii="Times New Roman" w:hAnsi="Times New Roman" w:eastAsia="Times New Roman" w:cs="Times New Roman"/>
        </w:rPr>
        <w:t>in</w:t>
      </w:r>
      <w:r w:rsidRPr="38CE7F5A" w:rsidR="41D450FB">
        <w:rPr>
          <w:rFonts w:ascii="Times New Roman" w:hAnsi="Times New Roman" w:eastAsia="Times New Roman" w:cs="Times New Roman"/>
        </w:rPr>
        <w:t xml:space="preserve"> his time, including figures such as </w:t>
      </w:r>
      <w:r w:rsidRPr="38CE7F5A" w:rsidR="4C6809DC">
        <w:rPr>
          <w:rFonts w:ascii="Times New Roman" w:hAnsi="Times New Roman" w:eastAsia="Times New Roman" w:cs="Times New Roman"/>
        </w:rPr>
        <w:t xml:space="preserve">Caravaggio and Annibale Caracci. This </w:t>
      </w:r>
      <w:r w:rsidRPr="38CE7F5A" w:rsidR="67E27BF9">
        <w:rPr>
          <w:rFonts w:ascii="Times New Roman" w:hAnsi="Times New Roman" w:eastAsia="Times New Roman" w:cs="Times New Roman"/>
        </w:rPr>
        <w:t>compilation of writings</w:t>
      </w:r>
      <w:r w:rsidRPr="38CE7F5A" w:rsidR="5FBDFBA2">
        <w:rPr>
          <w:rFonts w:ascii="Times New Roman" w:hAnsi="Times New Roman" w:eastAsia="Times New Roman" w:cs="Times New Roman"/>
        </w:rPr>
        <w:t xml:space="preserve">, </w:t>
      </w:r>
      <w:r w:rsidRPr="38CE7F5A" w:rsidR="5A6AA581">
        <w:rPr>
          <w:rFonts w:ascii="Times New Roman" w:hAnsi="Times New Roman" w:eastAsia="Times New Roman" w:cs="Times New Roman"/>
        </w:rPr>
        <w:t xml:space="preserve">collectively </w:t>
      </w:r>
      <w:r w:rsidRPr="38CE7F5A" w:rsidR="5FBDFBA2">
        <w:rPr>
          <w:rFonts w:ascii="Times New Roman" w:hAnsi="Times New Roman" w:eastAsia="Times New Roman" w:cs="Times New Roman"/>
        </w:rPr>
        <w:t>en</w:t>
      </w:r>
      <w:r w:rsidRPr="38CE7F5A" w:rsidR="454FE5DF">
        <w:rPr>
          <w:rFonts w:ascii="Times New Roman" w:hAnsi="Times New Roman" w:eastAsia="Times New Roman" w:cs="Times New Roman"/>
        </w:rPr>
        <w:t xml:space="preserve">titled </w:t>
      </w:r>
      <w:r w:rsidRPr="38CE7F5A" w:rsidR="67E27BF9">
        <w:rPr>
          <w:rFonts w:ascii="Times New Roman" w:hAnsi="Times New Roman" w:eastAsia="Times New Roman" w:cs="Times New Roman"/>
          <w:i w:val="1"/>
          <w:iCs w:val="1"/>
          <w:color w:val="202122"/>
        </w:rPr>
        <w:t>Considerazioni</w:t>
      </w:r>
      <w:r w:rsidRPr="38CE7F5A" w:rsidR="67E27BF9">
        <w:rPr>
          <w:rFonts w:ascii="Times New Roman" w:hAnsi="Times New Roman" w:eastAsia="Times New Roman" w:cs="Times New Roman"/>
          <w:i w:val="1"/>
          <w:iCs w:val="1"/>
          <w:color w:val="202122"/>
        </w:rPr>
        <w:t xml:space="preserve"> </w:t>
      </w:r>
      <w:r w:rsidRPr="38CE7F5A" w:rsidR="67E27BF9">
        <w:rPr>
          <w:rFonts w:ascii="Times New Roman" w:hAnsi="Times New Roman" w:eastAsia="Times New Roman" w:cs="Times New Roman"/>
          <w:i w:val="1"/>
          <w:iCs w:val="1"/>
          <w:color w:val="202122"/>
        </w:rPr>
        <w:t>sulla</w:t>
      </w:r>
      <w:r w:rsidRPr="38CE7F5A" w:rsidR="67E27BF9">
        <w:rPr>
          <w:rFonts w:ascii="Times New Roman" w:hAnsi="Times New Roman" w:eastAsia="Times New Roman" w:cs="Times New Roman"/>
          <w:i w:val="1"/>
          <w:iCs w:val="1"/>
          <w:color w:val="202122"/>
        </w:rPr>
        <w:t xml:space="preserve"> </w:t>
      </w:r>
      <w:r w:rsidRPr="38CE7F5A" w:rsidR="67E27BF9">
        <w:rPr>
          <w:rFonts w:ascii="Times New Roman" w:hAnsi="Times New Roman" w:eastAsia="Times New Roman" w:cs="Times New Roman"/>
          <w:i w:val="1"/>
          <w:iCs w:val="1"/>
          <w:color w:val="202122"/>
        </w:rPr>
        <w:t>pittura</w:t>
      </w:r>
      <w:r w:rsidRPr="38CE7F5A" w:rsidR="5837E957">
        <w:rPr>
          <w:rFonts w:ascii="Times New Roman" w:hAnsi="Times New Roman" w:eastAsia="Times New Roman" w:cs="Times New Roman"/>
          <w:color w:val="202122"/>
        </w:rPr>
        <w:t>,</w:t>
      </w:r>
      <w:r w:rsidRPr="38CE7F5A" w:rsidR="4718723B">
        <w:rPr>
          <w:rFonts w:ascii="Times New Roman" w:hAnsi="Times New Roman" w:eastAsia="Times New Roman" w:cs="Times New Roman"/>
        </w:rPr>
        <w:t xml:space="preserve"> </w:t>
      </w:r>
      <w:r w:rsidRPr="38CE7F5A" w:rsidR="009ED077">
        <w:rPr>
          <w:rFonts w:ascii="Times New Roman" w:hAnsi="Times New Roman" w:eastAsia="Times New Roman" w:cs="Times New Roman"/>
        </w:rPr>
        <w:t xml:space="preserve">was only published in 1956. </w:t>
      </w:r>
      <w:r w:rsidRPr="38CE7F5A" w:rsidR="2948AA9F">
        <w:rPr>
          <w:rFonts w:ascii="Times New Roman" w:hAnsi="Times New Roman" w:eastAsia="Times New Roman" w:cs="Times New Roman"/>
        </w:rPr>
        <w:t xml:space="preserve">Within, </w:t>
      </w:r>
      <w:r w:rsidRPr="38CE7F5A" w:rsidR="71DDE2BE">
        <w:rPr>
          <w:rFonts w:ascii="Times New Roman" w:hAnsi="Times New Roman" w:eastAsia="Times New Roman" w:cs="Times New Roman"/>
        </w:rPr>
        <w:t>Mancini wrote briefly about Ribera’s life in Rome</w:t>
      </w:r>
      <w:r w:rsidRPr="38CE7F5A" w:rsidR="1A2F2942">
        <w:rPr>
          <w:rFonts w:ascii="Times New Roman" w:hAnsi="Times New Roman" w:eastAsia="Times New Roman" w:cs="Times New Roman"/>
        </w:rPr>
        <w:t>, including that the painter had left for Naples to escape creditors to whom he was indebted to.</w:t>
      </w:r>
    </w:p>
    <w:p w:rsidR="1E2F04AF" w:rsidP="7ABBA9FC" w:rsidRDefault="1E2F04AF" w14:paraId="098B8E2F" w14:textId="5E1603F5">
      <w:pPr>
        <w:spacing w:line="480" w:lineRule="auto"/>
        <w:ind w:firstLine="720"/>
        <w:rPr>
          <w:rFonts w:ascii="Times New Roman" w:hAnsi="Times New Roman" w:eastAsia="Times New Roman" w:cs="Times New Roman"/>
        </w:rPr>
      </w:pPr>
      <w:r w:rsidRPr="38CE7F5A" w:rsidR="1A2F2942">
        <w:rPr>
          <w:rFonts w:ascii="Times New Roman" w:hAnsi="Times New Roman" w:eastAsia="Times New Roman" w:cs="Times New Roman"/>
        </w:rPr>
        <w:t xml:space="preserve">In Ribera’s </w:t>
      </w:r>
      <w:r w:rsidRPr="38CE7F5A" w:rsidR="1A2F2942">
        <w:rPr>
          <w:rFonts w:ascii="Times New Roman" w:hAnsi="Times New Roman" w:eastAsia="Times New Roman" w:cs="Times New Roman"/>
          <w:i w:val="1"/>
          <w:iCs w:val="1"/>
        </w:rPr>
        <w:t>The Clubfoot</w:t>
      </w:r>
      <w:r w:rsidRPr="38CE7F5A" w:rsidR="1A2F2942">
        <w:rPr>
          <w:rFonts w:ascii="Times New Roman" w:hAnsi="Times New Roman" w:eastAsia="Times New Roman" w:cs="Times New Roman"/>
        </w:rPr>
        <w:t>, a</w:t>
      </w:r>
      <w:r w:rsidRPr="38CE7F5A" w:rsidR="6C9B1158">
        <w:rPr>
          <w:rFonts w:ascii="Times New Roman" w:hAnsi="Times New Roman" w:eastAsia="Times New Roman" w:cs="Times New Roman"/>
        </w:rPr>
        <w:t xml:space="preserve"> young beggar boy </w:t>
      </w:r>
      <w:r w:rsidRPr="38CE7F5A" w:rsidR="263325B0">
        <w:rPr>
          <w:rFonts w:ascii="Times New Roman" w:hAnsi="Times New Roman" w:eastAsia="Times New Roman" w:cs="Times New Roman"/>
        </w:rPr>
        <w:t xml:space="preserve">occupies </w:t>
      </w:r>
      <w:r w:rsidRPr="38CE7F5A" w:rsidR="6C9B1158">
        <w:rPr>
          <w:rFonts w:ascii="Times New Roman" w:hAnsi="Times New Roman" w:eastAsia="Times New Roman" w:cs="Times New Roman"/>
        </w:rPr>
        <w:t>the majority of</w:t>
      </w:r>
      <w:r w:rsidRPr="38CE7F5A" w:rsidR="6C9B1158">
        <w:rPr>
          <w:rFonts w:ascii="Times New Roman" w:hAnsi="Times New Roman" w:eastAsia="Times New Roman" w:cs="Times New Roman"/>
        </w:rPr>
        <w:t xml:space="preserve"> the space in the centre</w:t>
      </w:r>
      <w:r w:rsidRPr="38CE7F5A" w:rsidR="14AC66D2">
        <w:rPr>
          <w:rFonts w:ascii="Times New Roman" w:hAnsi="Times New Roman" w:eastAsia="Times New Roman" w:cs="Times New Roman"/>
        </w:rPr>
        <w:t>. T</w:t>
      </w:r>
      <w:r w:rsidRPr="38CE7F5A" w:rsidR="6C9B1158">
        <w:rPr>
          <w:rFonts w:ascii="Times New Roman" w:hAnsi="Times New Roman" w:eastAsia="Times New Roman" w:cs="Times New Roman"/>
        </w:rPr>
        <w:t xml:space="preserve">he low angle in which the artwork was painted from places him against a cloudy Mediterranean sky and a low horizon. The decision to paint the boy’s stunted physique from an ankle-level viewpoint both enlarges his figure to a </w:t>
      </w:r>
      <w:r w:rsidRPr="38CE7F5A" w:rsidR="6C9B1158">
        <w:rPr>
          <w:rFonts w:ascii="Times New Roman" w:hAnsi="Times New Roman" w:eastAsia="Times New Roman" w:cs="Times New Roman"/>
        </w:rPr>
        <w:t>seemingly monumental</w:t>
      </w:r>
      <w:r w:rsidRPr="38CE7F5A" w:rsidR="6C9B1158">
        <w:rPr>
          <w:rFonts w:ascii="Times New Roman" w:hAnsi="Times New Roman" w:eastAsia="Times New Roman" w:cs="Times New Roman"/>
        </w:rPr>
        <w:t xml:space="preserve"> </w:t>
      </w:r>
      <w:r w:rsidRPr="38CE7F5A" w:rsidR="6C9B1158">
        <w:rPr>
          <w:rFonts w:ascii="Times New Roman" w:hAnsi="Times New Roman" w:eastAsia="Times New Roman" w:cs="Times New Roman"/>
        </w:rPr>
        <w:t>size, and</w:t>
      </w:r>
      <w:r w:rsidRPr="38CE7F5A" w:rsidR="6C9B1158">
        <w:rPr>
          <w:rFonts w:ascii="Times New Roman" w:hAnsi="Times New Roman" w:eastAsia="Times New Roman" w:cs="Times New Roman"/>
        </w:rPr>
        <w:t xml:space="preserve"> also places an important emphasis on the boy’s podiatric deformity. The boy slopes a wooden crutch across his shoulders, its length almost comparable to his own height. The child holds a small piece of parchment in his left fingers. </w:t>
      </w:r>
      <w:commentRangeStart w:id="1031278843"/>
      <w:r w:rsidRPr="38CE7F5A" w:rsidR="6C9B1158">
        <w:rPr>
          <w:rFonts w:ascii="Times New Roman" w:hAnsi="Times New Roman" w:eastAsia="Times New Roman" w:cs="Times New Roman"/>
        </w:rPr>
        <w:t>The note reads: DA MIHI ELIMO SINAM PROPTER AMOREM DEI (Give me alms, for the love of God).</w:t>
      </w:r>
      <w:ins w:author="Angelo LO CONTE" w:date="2025-06-17T11:09:40.323Z" w:id="1596404077">
        <w:r w:rsidRPr="38CE7F5A" w:rsidR="1ABD9D19">
          <w:rPr>
            <w:rFonts w:ascii="Times New Roman" w:hAnsi="Times New Roman" w:eastAsia="Times New Roman" w:cs="Times New Roman"/>
          </w:rPr>
          <w:t xml:space="preserve"> </w:t>
        </w:r>
      </w:ins>
      <w:commentRangeEnd w:id="1031278843"/>
      <w:r>
        <w:rPr>
          <w:rStyle w:val="CommentReference"/>
        </w:rPr>
        <w:commentReference w:id="1031278843"/>
      </w:r>
    </w:p>
    <w:p w:rsidR="66C3919A" w:rsidP="38CE7F5A" w:rsidRDefault="66C3919A" w14:paraId="481CCFE1" w14:textId="38B6E121">
      <w:pPr>
        <w:spacing w:line="480" w:lineRule="auto"/>
        <w:ind w:firstLine="720"/>
        <w:rPr>
          <w:rFonts w:ascii="Times New Roman" w:hAnsi="Times New Roman" w:eastAsia="Times New Roman" w:cs="Times New Roman"/>
        </w:rPr>
      </w:pPr>
      <w:r w:rsidRPr="5446FB99" w:rsidR="66C3919A">
        <w:rPr>
          <w:rFonts w:ascii="Times New Roman" w:hAnsi="Times New Roman" w:eastAsia="Times New Roman" w:cs="Times New Roman"/>
        </w:rPr>
        <w:t xml:space="preserve">Ribera’s depiction of the boy </w:t>
      </w:r>
      <w:r w:rsidRPr="5446FB99" w:rsidR="712DB575">
        <w:rPr>
          <w:rFonts w:ascii="Times New Roman" w:hAnsi="Times New Roman" w:eastAsia="Times New Roman" w:cs="Times New Roman"/>
        </w:rPr>
        <w:t xml:space="preserve">does not frame him as a person that should be </w:t>
      </w:r>
      <w:r w:rsidRPr="5446FB99" w:rsidR="712DB575">
        <w:rPr>
          <w:rFonts w:ascii="Times New Roman" w:hAnsi="Times New Roman" w:eastAsia="Times New Roman" w:cs="Times New Roman"/>
        </w:rPr>
        <w:t>observed</w:t>
      </w:r>
      <w:r w:rsidRPr="5446FB99" w:rsidR="712DB575">
        <w:rPr>
          <w:rFonts w:ascii="Times New Roman" w:hAnsi="Times New Roman" w:eastAsia="Times New Roman" w:cs="Times New Roman"/>
        </w:rPr>
        <w:t xml:space="preserve"> with piety, nor a figure that is over-</w:t>
      </w:r>
      <w:r w:rsidRPr="5446FB99" w:rsidR="712DB575">
        <w:rPr>
          <w:rFonts w:ascii="Times New Roman" w:hAnsi="Times New Roman" w:eastAsia="Times New Roman" w:cs="Times New Roman"/>
        </w:rPr>
        <w:t>dramatised</w:t>
      </w:r>
      <w:r w:rsidRPr="5446FB99" w:rsidR="154D8268">
        <w:rPr>
          <w:rFonts w:ascii="Times New Roman" w:hAnsi="Times New Roman" w:eastAsia="Times New Roman" w:cs="Times New Roman"/>
        </w:rPr>
        <w:t xml:space="preserve">: he is not shown to be particularly affected by the </w:t>
      </w:r>
      <w:r w:rsidRPr="5446FB99" w:rsidR="154D8268">
        <w:rPr>
          <w:rFonts w:ascii="Times New Roman" w:hAnsi="Times New Roman" w:eastAsia="Times New Roman" w:cs="Times New Roman"/>
        </w:rPr>
        <w:t>harships</w:t>
      </w:r>
      <w:r w:rsidRPr="5446FB99" w:rsidR="154D8268">
        <w:rPr>
          <w:rFonts w:ascii="Times New Roman" w:hAnsi="Times New Roman" w:eastAsia="Times New Roman" w:cs="Times New Roman"/>
        </w:rPr>
        <w:t xml:space="preserve"> of life</w:t>
      </w:r>
      <w:r w:rsidRPr="5446FB99" w:rsidR="712DB575">
        <w:rPr>
          <w:rFonts w:ascii="Times New Roman" w:hAnsi="Times New Roman" w:eastAsia="Times New Roman" w:cs="Times New Roman"/>
        </w:rPr>
        <w:t xml:space="preserve">. </w:t>
      </w:r>
      <w:r w:rsidRPr="5446FB99" w:rsidR="57E307B2">
        <w:rPr>
          <w:rFonts w:ascii="Times New Roman" w:hAnsi="Times New Roman" w:eastAsia="Times New Roman" w:cs="Times New Roman"/>
        </w:rPr>
        <w:t>Rather, t</w:t>
      </w:r>
      <w:r w:rsidRPr="5446FB99" w:rsidR="712DB575">
        <w:rPr>
          <w:rFonts w:ascii="Times New Roman" w:hAnsi="Times New Roman" w:eastAsia="Times New Roman" w:cs="Times New Roman"/>
        </w:rPr>
        <w:t>he image is dignified in that it</w:t>
      </w:r>
      <w:r w:rsidRPr="5446FB99" w:rsidR="5C97C449">
        <w:rPr>
          <w:rFonts w:ascii="Times New Roman" w:hAnsi="Times New Roman" w:eastAsia="Times New Roman" w:cs="Times New Roman"/>
        </w:rPr>
        <w:t xml:space="preserve"> </w:t>
      </w:r>
      <w:r w:rsidRPr="5446FB99" w:rsidR="67B8FD41">
        <w:rPr>
          <w:rFonts w:ascii="Times New Roman" w:hAnsi="Times New Roman" w:eastAsia="Times New Roman" w:cs="Times New Roman"/>
        </w:rPr>
        <w:t xml:space="preserve">appears to be </w:t>
      </w:r>
      <w:r w:rsidRPr="5446FB99" w:rsidR="5C97C449">
        <w:rPr>
          <w:rFonts w:ascii="Times New Roman" w:hAnsi="Times New Roman" w:eastAsia="Times New Roman" w:cs="Times New Roman"/>
        </w:rPr>
        <w:t>a humanistic</w:t>
      </w:r>
      <w:r w:rsidRPr="5446FB99" w:rsidR="712DB575">
        <w:rPr>
          <w:rFonts w:ascii="Times New Roman" w:hAnsi="Times New Roman" w:eastAsia="Times New Roman" w:cs="Times New Roman"/>
        </w:rPr>
        <w:t xml:space="preserve"> </w:t>
      </w:r>
      <w:r w:rsidRPr="5446FB99" w:rsidR="33D74D75">
        <w:rPr>
          <w:rFonts w:ascii="Times New Roman" w:hAnsi="Times New Roman" w:eastAsia="Times New Roman" w:cs="Times New Roman"/>
        </w:rPr>
        <w:t xml:space="preserve">and realistic </w:t>
      </w:r>
      <w:r w:rsidRPr="5446FB99" w:rsidR="712DB575">
        <w:rPr>
          <w:rFonts w:ascii="Times New Roman" w:hAnsi="Times New Roman" w:eastAsia="Times New Roman" w:cs="Times New Roman"/>
        </w:rPr>
        <w:t>portray</w:t>
      </w:r>
      <w:r w:rsidRPr="5446FB99" w:rsidR="758C01B6">
        <w:rPr>
          <w:rFonts w:ascii="Times New Roman" w:hAnsi="Times New Roman" w:eastAsia="Times New Roman" w:cs="Times New Roman"/>
        </w:rPr>
        <w:t>al of the</w:t>
      </w:r>
      <w:r w:rsidRPr="5446FB99" w:rsidR="04734A8E">
        <w:rPr>
          <w:rFonts w:ascii="Times New Roman" w:hAnsi="Times New Roman" w:eastAsia="Times New Roman" w:cs="Times New Roman"/>
        </w:rPr>
        <w:t xml:space="preserve"> impaired child in the early modern society</w:t>
      </w:r>
      <w:r w:rsidRPr="5446FB99" w:rsidR="500AB8E1">
        <w:rPr>
          <w:rFonts w:ascii="Times New Roman" w:hAnsi="Times New Roman" w:eastAsia="Times New Roman" w:cs="Times New Roman"/>
        </w:rPr>
        <w:t>: it is likely that</w:t>
      </w:r>
      <w:r w:rsidRPr="5446FB99" w:rsidR="0D881C69">
        <w:rPr>
          <w:rFonts w:ascii="Times New Roman" w:hAnsi="Times New Roman" w:eastAsia="Times New Roman" w:cs="Times New Roman"/>
        </w:rPr>
        <w:t xml:space="preserve"> </w:t>
      </w:r>
      <w:r w:rsidRPr="5446FB99" w:rsidR="190BBC09">
        <w:rPr>
          <w:rFonts w:ascii="Times New Roman" w:hAnsi="Times New Roman" w:eastAsia="Times New Roman" w:cs="Times New Roman"/>
        </w:rPr>
        <w:t>the boy'</w:t>
      </w:r>
      <w:r w:rsidRPr="5446FB99" w:rsidR="0D881C69">
        <w:rPr>
          <w:rFonts w:ascii="Times New Roman" w:hAnsi="Times New Roman" w:eastAsia="Times New Roman" w:cs="Times New Roman"/>
        </w:rPr>
        <w:t>s disability prevent</w:t>
      </w:r>
      <w:r w:rsidRPr="5446FB99" w:rsidR="6DCFC28C">
        <w:rPr>
          <w:rFonts w:ascii="Times New Roman" w:hAnsi="Times New Roman" w:eastAsia="Times New Roman" w:cs="Times New Roman"/>
        </w:rPr>
        <w:t>ed</w:t>
      </w:r>
      <w:r w:rsidRPr="5446FB99" w:rsidR="0D881C69">
        <w:rPr>
          <w:rFonts w:ascii="Times New Roman" w:hAnsi="Times New Roman" w:eastAsia="Times New Roman" w:cs="Times New Roman"/>
        </w:rPr>
        <w:t xml:space="preserve"> him from </w:t>
      </w:r>
      <w:r w:rsidRPr="5446FB99" w:rsidR="0D881C69">
        <w:rPr>
          <w:rFonts w:ascii="Times New Roman" w:hAnsi="Times New Roman" w:eastAsia="Times New Roman" w:cs="Times New Roman"/>
        </w:rPr>
        <w:t>acquiring a profession that would allow him to earn</w:t>
      </w:r>
      <w:r w:rsidRPr="5446FB99" w:rsidR="061C7CD1">
        <w:rPr>
          <w:rFonts w:ascii="Times New Roman" w:hAnsi="Times New Roman" w:eastAsia="Times New Roman" w:cs="Times New Roman"/>
        </w:rPr>
        <w:t xml:space="preserve"> a wage, </w:t>
      </w:r>
      <w:r w:rsidRPr="5446FB99" w:rsidR="121EA473">
        <w:rPr>
          <w:rFonts w:ascii="Times New Roman" w:hAnsi="Times New Roman" w:eastAsia="Times New Roman" w:cs="Times New Roman"/>
        </w:rPr>
        <w:t xml:space="preserve">and he is therefore obliged to </w:t>
      </w:r>
      <w:r w:rsidRPr="5446FB99" w:rsidR="30C14CF2">
        <w:rPr>
          <w:rFonts w:ascii="Times New Roman" w:hAnsi="Times New Roman" w:eastAsia="Times New Roman" w:cs="Times New Roman"/>
        </w:rPr>
        <w:t>depend on alms.</w:t>
      </w:r>
      <w:r w:rsidRPr="5446FB99" w:rsidR="52442C89">
        <w:rPr>
          <w:rFonts w:ascii="Times New Roman" w:hAnsi="Times New Roman" w:eastAsia="Times New Roman" w:cs="Times New Roman"/>
        </w:rPr>
        <w:t xml:space="preserve"> </w:t>
      </w:r>
    </w:p>
    <w:p w:rsidR="41F6514C" w:rsidP="38CE7F5A" w:rsidRDefault="41F6514C" w14:paraId="346F9B01" w14:textId="242ABBC9">
      <w:pPr>
        <w:pStyle w:val="Normal"/>
        <w:spacing w:line="480" w:lineRule="auto"/>
        <w:ind w:firstLine="720"/>
      </w:pPr>
      <w:r>
        <w:br w:type="page"/>
      </w:r>
    </w:p>
    <w:p w:rsidR="7F766B37" w:rsidP="41F6514C" w:rsidRDefault="7F766B37" w14:paraId="225161E0" w14:textId="582EE881">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Anonymous</w:t>
      </w:r>
    </w:p>
    <w:p w:rsidR="7F766B37" w:rsidP="41F6514C" w:rsidRDefault="7F766B37" w14:paraId="372F1D5A" w14:textId="05650AA5">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Plate 94</w:t>
      </w:r>
      <w:r w:rsidRPr="41F6514C" w:rsidR="53EA1A4D">
        <w:rPr>
          <w:rFonts w:ascii="Times New Roman" w:hAnsi="Times New Roman" w:eastAsia="Times New Roman" w:cs="Times New Roman"/>
        </w:rPr>
        <w:t xml:space="preserve"> of the </w:t>
      </w:r>
      <w:r w:rsidRPr="41F6514C">
        <w:rPr>
          <w:rFonts w:ascii="Times New Roman" w:hAnsi="Times New Roman" w:eastAsia="Times New Roman" w:cs="Times New Roman"/>
        </w:rPr>
        <w:t>Rålamb Book of Costumes</w:t>
      </w:r>
    </w:p>
    <w:p w:rsidR="7F766B37" w:rsidP="41F6514C" w:rsidRDefault="7F766B37" w14:paraId="6F794D49" w14:textId="101B0A89">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1657-1658</w:t>
      </w:r>
    </w:p>
    <w:p w:rsidR="5A6F058D" w:rsidP="41F6514C" w:rsidRDefault="5A6F058D" w14:paraId="60DB3667" w14:textId="13EB4B3E">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Indian ink</w:t>
      </w:r>
      <w:r w:rsidRPr="41F6514C" w:rsidR="12C92DC4">
        <w:rPr>
          <w:rFonts w:ascii="Times New Roman" w:hAnsi="Times New Roman" w:eastAsia="Times New Roman" w:cs="Times New Roman"/>
        </w:rPr>
        <w:t>, gouache, and gilding on paper</w:t>
      </w:r>
    </w:p>
    <w:p w:rsidR="12C92DC4" w:rsidP="41F6514C" w:rsidRDefault="12C92DC4" w14:paraId="0AB2516C" w14:textId="08987034">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14.5 x 10 cm</w:t>
      </w:r>
    </w:p>
    <w:p w:rsidR="7F766B37" w:rsidP="41F6514C" w:rsidRDefault="7F766B37" w14:paraId="1C03D36D" w14:textId="5A0D8950">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National Library of Sweden, Stockholm</w:t>
      </w:r>
    </w:p>
    <w:p w:rsidR="4383DD46" w:rsidP="41F6514C" w:rsidRDefault="4383DD46" w14:paraId="1CF9D5A8" w14:textId="6867D393">
      <w:pPr>
        <w:spacing w:after="0" w:line="480" w:lineRule="auto"/>
        <w:ind w:firstLine="720"/>
        <w:rPr>
          <w:rFonts w:ascii="Times New Roman" w:hAnsi="Times New Roman" w:eastAsia="Times New Roman" w:cs="Times New Roman"/>
        </w:rPr>
      </w:pPr>
      <w:r w:rsidRPr="38CE7F5A" w:rsidR="4383DD46">
        <w:rPr>
          <w:rFonts w:ascii="Times New Roman" w:hAnsi="Times New Roman" w:eastAsia="Times New Roman" w:cs="Times New Roman"/>
        </w:rPr>
        <w:t>This illustratio</w:t>
      </w:r>
      <w:r w:rsidRPr="38CE7F5A" w:rsidR="733CBA55">
        <w:rPr>
          <w:rFonts w:ascii="Times New Roman" w:hAnsi="Times New Roman" w:eastAsia="Times New Roman" w:cs="Times New Roman"/>
        </w:rPr>
        <w:t xml:space="preserve">n is one of 121 </w:t>
      </w:r>
      <w:r w:rsidRPr="38CE7F5A" w:rsidR="2DAF74E8">
        <w:rPr>
          <w:rFonts w:ascii="Times New Roman" w:hAnsi="Times New Roman" w:eastAsia="Times New Roman" w:cs="Times New Roman"/>
        </w:rPr>
        <w:t xml:space="preserve">drawings </w:t>
      </w:r>
      <w:r w:rsidRPr="38CE7F5A" w:rsidR="733CBA55">
        <w:rPr>
          <w:rFonts w:ascii="Times New Roman" w:hAnsi="Times New Roman" w:eastAsia="Times New Roman" w:cs="Times New Roman"/>
        </w:rPr>
        <w:t xml:space="preserve">within a manuscript known as the </w:t>
      </w:r>
      <w:r w:rsidRPr="38CE7F5A" w:rsidR="733CBA55">
        <w:rPr>
          <w:rFonts w:ascii="Times New Roman" w:hAnsi="Times New Roman" w:eastAsia="Times New Roman" w:cs="Times New Roman"/>
        </w:rPr>
        <w:t>Rålamb</w:t>
      </w:r>
      <w:r w:rsidRPr="38CE7F5A" w:rsidR="733CBA55">
        <w:rPr>
          <w:rFonts w:ascii="Times New Roman" w:hAnsi="Times New Roman" w:eastAsia="Times New Roman" w:cs="Times New Roman"/>
        </w:rPr>
        <w:t xml:space="preserve"> Book of Costumes, housed in the National Library of Sweden. </w:t>
      </w:r>
      <w:r w:rsidRPr="38CE7F5A" w:rsidR="6B19CBC0">
        <w:rPr>
          <w:rFonts w:ascii="Times New Roman" w:hAnsi="Times New Roman" w:eastAsia="Times New Roman" w:cs="Times New Roman"/>
        </w:rPr>
        <w:t xml:space="preserve">The Swedish politician Claes </w:t>
      </w:r>
      <w:r w:rsidRPr="38CE7F5A" w:rsidR="6B19CBC0">
        <w:rPr>
          <w:rFonts w:ascii="Times New Roman" w:hAnsi="Times New Roman" w:eastAsia="Times New Roman" w:cs="Times New Roman"/>
        </w:rPr>
        <w:t>Rålamb</w:t>
      </w:r>
      <w:r w:rsidRPr="38CE7F5A" w:rsidR="6B19CBC0">
        <w:rPr>
          <w:rFonts w:ascii="Times New Roman" w:hAnsi="Times New Roman" w:eastAsia="Times New Roman" w:cs="Times New Roman"/>
        </w:rPr>
        <w:t xml:space="preserve"> </w:t>
      </w:r>
      <w:r w:rsidRPr="38CE7F5A" w:rsidR="6B19CBC0">
        <w:rPr>
          <w:rFonts w:ascii="Times New Roman" w:hAnsi="Times New Roman" w:eastAsia="Times New Roman" w:cs="Times New Roman"/>
        </w:rPr>
        <w:t>acquired</w:t>
      </w:r>
      <w:r w:rsidRPr="38CE7F5A" w:rsidR="6B19CBC0">
        <w:rPr>
          <w:rFonts w:ascii="Times New Roman" w:hAnsi="Times New Roman" w:eastAsia="Times New Roman" w:cs="Times New Roman"/>
        </w:rPr>
        <w:t xml:space="preserve"> the album in Constantinople between 1657 to 1658, </w:t>
      </w:r>
      <w:r w:rsidRPr="38CE7F5A" w:rsidR="6B19CBC0">
        <w:rPr>
          <w:rFonts w:ascii="Times New Roman" w:hAnsi="Times New Roman" w:eastAsia="Times New Roman" w:cs="Times New Roman"/>
        </w:rPr>
        <w:t>subsequently</w:t>
      </w:r>
      <w:r w:rsidRPr="38CE7F5A" w:rsidR="6B19CBC0">
        <w:rPr>
          <w:rFonts w:ascii="Times New Roman" w:hAnsi="Times New Roman" w:eastAsia="Times New Roman" w:cs="Times New Roman"/>
        </w:rPr>
        <w:t xml:space="preserve"> bringing it back to his home cou</w:t>
      </w:r>
      <w:r w:rsidRPr="38CE7F5A" w:rsidR="69D58F55">
        <w:rPr>
          <w:rFonts w:ascii="Times New Roman" w:hAnsi="Times New Roman" w:eastAsia="Times New Roman" w:cs="Times New Roman"/>
        </w:rPr>
        <w:t>ntry.</w:t>
      </w:r>
      <w:r w:rsidRPr="38CE7F5A" w:rsidR="6B19CBC0">
        <w:rPr>
          <w:rFonts w:ascii="Times New Roman" w:hAnsi="Times New Roman" w:eastAsia="Times New Roman" w:cs="Times New Roman"/>
        </w:rPr>
        <w:t xml:space="preserve"> </w:t>
      </w:r>
      <w:r w:rsidRPr="38CE7F5A" w:rsidR="733CBA55">
        <w:rPr>
          <w:rFonts w:ascii="Times New Roman" w:hAnsi="Times New Roman" w:eastAsia="Times New Roman" w:cs="Times New Roman"/>
        </w:rPr>
        <w:t>The</w:t>
      </w:r>
      <w:r w:rsidRPr="38CE7F5A" w:rsidR="7C0F03D5">
        <w:rPr>
          <w:rFonts w:ascii="Times New Roman" w:hAnsi="Times New Roman" w:eastAsia="Times New Roman" w:cs="Times New Roman"/>
        </w:rPr>
        <w:t xml:space="preserve">se manuscript illustrations portray a wide variety of people, including Turkish </w:t>
      </w:r>
      <w:r w:rsidRPr="38CE7F5A" w:rsidR="0103D59A">
        <w:rPr>
          <w:rFonts w:ascii="Times New Roman" w:hAnsi="Times New Roman" w:eastAsia="Times New Roman" w:cs="Times New Roman"/>
        </w:rPr>
        <w:t xml:space="preserve">court </w:t>
      </w:r>
      <w:r w:rsidRPr="38CE7F5A" w:rsidR="7C0F03D5">
        <w:rPr>
          <w:rFonts w:ascii="Times New Roman" w:hAnsi="Times New Roman" w:eastAsia="Times New Roman" w:cs="Times New Roman"/>
        </w:rPr>
        <w:t xml:space="preserve">officials, </w:t>
      </w:r>
      <w:r w:rsidRPr="38CE7F5A" w:rsidR="0F71E977">
        <w:rPr>
          <w:rFonts w:ascii="Times New Roman" w:hAnsi="Times New Roman" w:eastAsia="Times New Roman" w:cs="Times New Roman"/>
        </w:rPr>
        <w:t xml:space="preserve">Sasanian rulers, </w:t>
      </w:r>
      <w:r w:rsidRPr="38CE7F5A" w:rsidR="18FFCAD7">
        <w:rPr>
          <w:rFonts w:ascii="Times New Roman" w:hAnsi="Times New Roman" w:eastAsia="Times New Roman" w:cs="Times New Roman"/>
        </w:rPr>
        <w:t>and men</w:t>
      </w:r>
      <w:r w:rsidRPr="38CE7F5A" w:rsidR="0FF1B955">
        <w:rPr>
          <w:rFonts w:ascii="Times New Roman" w:hAnsi="Times New Roman" w:eastAsia="Times New Roman" w:cs="Times New Roman"/>
        </w:rPr>
        <w:t xml:space="preserve"> and women</w:t>
      </w:r>
      <w:r w:rsidRPr="38CE7F5A" w:rsidR="18FFCAD7">
        <w:rPr>
          <w:rFonts w:ascii="Times New Roman" w:hAnsi="Times New Roman" w:eastAsia="Times New Roman" w:cs="Times New Roman"/>
        </w:rPr>
        <w:t xml:space="preserve"> of different ethnicities and occupations. </w:t>
      </w:r>
      <w:r w:rsidRPr="38CE7F5A" w:rsidR="18FFCAD7">
        <w:rPr>
          <w:rFonts w:ascii="Times New Roman" w:hAnsi="Times New Roman" w:eastAsia="Times New Roman" w:cs="Times New Roman"/>
        </w:rPr>
        <w:t>In particular, plate</w:t>
      </w:r>
      <w:r w:rsidRPr="38CE7F5A" w:rsidR="18FFCAD7">
        <w:rPr>
          <w:rFonts w:ascii="Times New Roman" w:hAnsi="Times New Roman" w:eastAsia="Times New Roman" w:cs="Times New Roman"/>
        </w:rPr>
        <w:t xml:space="preserve"> 94 depicts a </w:t>
      </w:r>
      <w:r w:rsidRPr="38CE7F5A" w:rsidR="2AB64768">
        <w:rPr>
          <w:rFonts w:ascii="Times New Roman" w:hAnsi="Times New Roman" w:eastAsia="Times New Roman" w:cs="Times New Roman"/>
        </w:rPr>
        <w:t xml:space="preserve">moustached man in a blue kaftan and </w:t>
      </w:r>
      <w:r w:rsidRPr="38CE7F5A" w:rsidR="41B0E79A">
        <w:rPr>
          <w:rFonts w:ascii="Times New Roman" w:hAnsi="Times New Roman" w:eastAsia="Times New Roman" w:cs="Times New Roman"/>
        </w:rPr>
        <w:t>red headwear,</w:t>
      </w:r>
      <w:r w:rsidRPr="38CE7F5A" w:rsidR="0618F629">
        <w:rPr>
          <w:rFonts w:ascii="Times New Roman" w:hAnsi="Times New Roman" w:eastAsia="Times New Roman" w:cs="Times New Roman"/>
        </w:rPr>
        <w:t xml:space="preserve"> standing and facing the picture plane. </w:t>
      </w:r>
      <w:r w:rsidRPr="38CE7F5A" w:rsidR="1852B23E">
        <w:rPr>
          <w:rFonts w:ascii="Times New Roman" w:hAnsi="Times New Roman" w:eastAsia="Times New Roman" w:cs="Times New Roman"/>
        </w:rPr>
        <w:t>In front of his chest, the middle and ring fingers of his</w:t>
      </w:r>
      <w:r w:rsidRPr="38CE7F5A" w:rsidR="0618F629">
        <w:rPr>
          <w:rFonts w:ascii="Times New Roman" w:hAnsi="Times New Roman" w:eastAsia="Times New Roman" w:cs="Times New Roman"/>
        </w:rPr>
        <w:t xml:space="preserve"> </w:t>
      </w:r>
      <w:r w:rsidRPr="38CE7F5A" w:rsidR="503B8441">
        <w:rPr>
          <w:rFonts w:ascii="Times New Roman" w:hAnsi="Times New Roman" w:eastAsia="Times New Roman" w:cs="Times New Roman"/>
        </w:rPr>
        <w:t xml:space="preserve">left hand </w:t>
      </w:r>
      <w:r w:rsidRPr="38CE7F5A" w:rsidR="738E92FA">
        <w:rPr>
          <w:rFonts w:ascii="Times New Roman" w:hAnsi="Times New Roman" w:eastAsia="Times New Roman" w:cs="Times New Roman"/>
        </w:rPr>
        <w:t>are bent while the rest stay pointed, and his relaxed right hand is positioned, pointing downwards, in front of his stomach.</w:t>
      </w:r>
      <w:r w:rsidRPr="38CE7F5A" w:rsidR="07BDD238">
        <w:rPr>
          <w:rFonts w:ascii="Times New Roman" w:hAnsi="Times New Roman" w:eastAsia="Times New Roman" w:cs="Times New Roman"/>
        </w:rPr>
        <w:t xml:space="preserve"> This drawing </w:t>
      </w:r>
      <w:r w:rsidRPr="38CE7F5A" w:rsidR="07BDD238">
        <w:rPr>
          <w:rFonts w:ascii="Times New Roman" w:hAnsi="Times New Roman" w:eastAsia="Times New Roman" w:cs="Times New Roman"/>
        </w:rPr>
        <w:t>appears to be</w:t>
      </w:r>
      <w:r w:rsidRPr="38CE7F5A" w:rsidR="07BDD238">
        <w:rPr>
          <w:rFonts w:ascii="Times New Roman" w:hAnsi="Times New Roman" w:eastAsia="Times New Roman" w:cs="Times New Roman"/>
        </w:rPr>
        <w:t xml:space="preserve"> </w:t>
      </w:r>
      <w:r w:rsidRPr="38CE7F5A" w:rsidR="0E77CBB4">
        <w:rPr>
          <w:rFonts w:ascii="Times New Roman" w:hAnsi="Times New Roman" w:eastAsia="Times New Roman" w:cs="Times New Roman"/>
        </w:rPr>
        <w:t>a representation</w:t>
      </w:r>
      <w:r w:rsidRPr="38CE7F5A" w:rsidR="07BDD238">
        <w:rPr>
          <w:rFonts w:ascii="Times New Roman" w:hAnsi="Times New Roman" w:eastAsia="Times New Roman" w:cs="Times New Roman"/>
        </w:rPr>
        <w:t xml:space="preserve"> of </w:t>
      </w:r>
      <w:r w:rsidRPr="38CE7F5A" w:rsidR="7A8543CF">
        <w:rPr>
          <w:rFonts w:ascii="Times New Roman" w:hAnsi="Times New Roman" w:eastAsia="Times New Roman" w:cs="Times New Roman"/>
        </w:rPr>
        <w:t xml:space="preserve">gestural communication </w:t>
      </w:r>
      <w:r w:rsidRPr="38CE7F5A" w:rsidR="07BDD238">
        <w:rPr>
          <w:rFonts w:ascii="Times New Roman" w:hAnsi="Times New Roman" w:eastAsia="Times New Roman" w:cs="Times New Roman"/>
        </w:rPr>
        <w:t xml:space="preserve">used in the </w:t>
      </w:r>
      <w:r w:rsidRPr="38CE7F5A" w:rsidR="56AB7E25">
        <w:rPr>
          <w:rFonts w:ascii="Times New Roman" w:hAnsi="Times New Roman" w:eastAsia="Times New Roman" w:cs="Times New Roman"/>
        </w:rPr>
        <w:t xml:space="preserve">courts of the </w:t>
      </w:r>
      <w:r w:rsidRPr="38CE7F5A" w:rsidR="07BDD238">
        <w:rPr>
          <w:rFonts w:ascii="Times New Roman" w:hAnsi="Times New Roman" w:eastAsia="Times New Roman" w:cs="Times New Roman"/>
        </w:rPr>
        <w:t>Ottoman Empire.</w:t>
      </w:r>
    </w:p>
    <w:p w:rsidR="1B02CAAD" w:rsidP="41F6514C" w:rsidRDefault="1B02CAAD" w14:paraId="78BCDAF6" w14:textId="7AEE82F5">
      <w:pPr>
        <w:spacing w:after="0" w:line="480" w:lineRule="auto"/>
        <w:ind w:firstLine="720"/>
        <w:rPr>
          <w:rFonts w:ascii="Times New Roman" w:hAnsi="Times New Roman" w:eastAsia="Times New Roman" w:cs="Times New Roman"/>
        </w:rPr>
      </w:pPr>
      <w:r w:rsidRPr="38CE7F5A" w:rsidR="3F8B31CA">
        <w:rPr>
          <w:rFonts w:ascii="Times New Roman" w:hAnsi="Times New Roman" w:eastAsia="Times New Roman" w:cs="Times New Roman"/>
        </w:rPr>
        <w:t>Sign</w:t>
      </w:r>
      <w:r w:rsidRPr="38CE7F5A" w:rsidR="356BB4D6">
        <w:rPr>
          <w:rFonts w:ascii="Times New Roman" w:hAnsi="Times New Roman" w:eastAsia="Times New Roman" w:cs="Times New Roman"/>
        </w:rPr>
        <w:t>ed</w:t>
      </w:r>
      <w:r w:rsidRPr="38CE7F5A" w:rsidR="3F8B31CA">
        <w:rPr>
          <w:rFonts w:ascii="Times New Roman" w:hAnsi="Times New Roman" w:eastAsia="Times New Roman" w:cs="Times New Roman"/>
        </w:rPr>
        <w:t xml:space="preserve"> </w:t>
      </w:r>
      <w:r w:rsidRPr="38CE7F5A" w:rsidR="78045329">
        <w:rPr>
          <w:rFonts w:ascii="Times New Roman" w:hAnsi="Times New Roman" w:eastAsia="Times New Roman" w:cs="Times New Roman"/>
        </w:rPr>
        <w:t>communication</w:t>
      </w:r>
      <w:r w:rsidRPr="38CE7F5A" w:rsidR="3F8B31CA">
        <w:rPr>
          <w:rFonts w:ascii="Times New Roman" w:hAnsi="Times New Roman" w:eastAsia="Times New Roman" w:cs="Times New Roman"/>
        </w:rPr>
        <w:t xml:space="preserve"> in the courts of Ottoman have been documented in as early as the 15</w:t>
      </w:r>
      <w:r w:rsidRPr="38CE7F5A" w:rsidR="4F0D46B6">
        <w:rPr>
          <w:rFonts w:ascii="Times New Roman" w:hAnsi="Times New Roman" w:eastAsia="Times New Roman" w:cs="Times New Roman"/>
          <w:vertAlign w:val="superscript"/>
        </w:rPr>
        <w:t>h</w:t>
      </w:r>
      <w:r w:rsidRPr="38CE7F5A" w:rsidR="4F0D46B6">
        <w:rPr>
          <w:rFonts w:ascii="Times New Roman" w:hAnsi="Times New Roman" w:eastAsia="Times New Roman" w:cs="Times New Roman"/>
        </w:rPr>
        <w:t xml:space="preserve"> century, and evidence of its usage lasts until at least the 17</w:t>
      </w:r>
      <w:r w:rsidRPr="38CE7F5A" w:rsidR="4F0D46B6">
        <w:rPr>
          <w:rFonts w:ascii="Times New Roman" w:hAnsi="Times New Roman" w:eastAsia="Times New Roman" w:cs="Times New Roman"/>
          <w:vertAlign w:val="superscript"/>
        </w:rPr>
        <w:t>th</w:t>
      </w:r>
      <w:r w:rsidRPr="38CE7F5A" w:rsidR="4F0D46B6">
        <w:rPr>
          <w:rFonts w:ascii="Times New Roman" w:hAnsi="Times New Roman" w:eastAsia="Times New Roman" w:cs="Times New Roman"/>
        </w:rPr>
        <w:t xml:space="preserve"> century.</w:t>
      </w:r>
      <w:r w:rsidRPr="38CE7F5A" w:rsidR="1251B7FB">
        <w:rPr>
          <w:rFonts w:ascii="Times New Roman" w:hAnsi="Times New Roman" w:eastAsia="Times New Roman" w:cs="Times New Roman"/>
        </w:rPr>
        <w:t xml:space="preserve"> A</w:t>
      </w:r>
      <w:r w:rsidRPr="38CE7F5A" w:rsidR="1ED1EA93">
        <w:rPr>
          <w:rFonts w:ascii="Times New Roman" w:hAnsi="Times New Roman" w:eastAsia="Times New Roman" w:cs="Times New Roman"/>
        </w:rPr>
        <w:t>n essay</w:t>
      </w:r>
      <w:r w:rsidRPr="38CE7F5A" w:rsidR="1251B7FB">
        <w:rPr>
          <w:rFonts w:ascii="Times New Roman" w:hAnsi="Times New Roman" w:eastAsia="Times New Roman" w:cs="Times New Roman"/>
        </w:rPr>
        <w:t xml:space="preserve"> published in 2000 by M. Miles detailed the complex roles that were undertaken by </w:t>
      </w:r>
      <w:r w:rsidRPr="38CE7F5A" w:rsidR="24569631">
        <w:rPr>
          <w:rFonts w:ascii="Times New Roman" w:hAnsi="Times New Roman" w:eastAsia="Times New Roman" w:cs="Times New Roman"/>
        </w:rPr>
        <w:t xml:space="preserve">the hundreds of </w:t>
      </w:r>
      <w:r w:rsidRPr="38CE7F5A" w:rsidR="1251B7FB">
        <w:rPr>
          <w:rFonts w:ascii="Times New Roman" w:hAnsi="Times New Roman" w:eastAsia="Times New Roman" w:cs="Times New Roman"/>
        </w:rPr>
        <w:t xml:space="preserve">deaf individuals in the Ottoman palace: </w:t>
      </w:r>
      <w:r w:rsidRPr="38CE7F5A" w:rsidR="4F5D7C6C">
        <w:rPr>
          <w:rFonts w:ascii="Times New Roman" w:hAnsi="Times New Roman" w:eastAsia="Times New Roman" w:cs="Times New Roman"/>
        </w:rPr>
        <w:t xml:space="preserve">they served as the Sultan’s executioners and guards, as they were seen as sturdy, strong men of </w:t>
      </w:r>
      <w:r w:rsidRPr="38CE7F5A" w:rsidR="03C6F3E5">
        <w:rPr>
          <w:rFonts w:ascii="Times New Roman" w:hAnsi="Times New Roman" w:eastAsia="Times New Roman" w:cs="Times New Roman"/>
        </w:rPr>
        <w:t>few</w:t>
      </w:r>
      <w:r w:rsidRPr="38CE7F5A" w:rsidR="4F5D7C6C">
        <w:rPr>
          <w:rFonts w:ascii="Times New Roman" w:hAnsi="Times New Roman" w:eastAsia="Times New Roman" w:cs="Times New Roman"/>
        </w:rPr>
        <w:t xml:space="preserve"> words. </w:t>
      </w:r>
      <w:r w:rsidRPr="38CE7F5A" w:rsidR="1C2D54FA">
        <w:rPr>
          <w:rFonts w:ascii="Times New Roman" w:hAnsi="Times New Roman" w:eastAsia="Times New Roman" w:cs="Times New Roman"/>
        </w:rPr>
        <w:t>Furthermore</w:t>
      </w:r>
      <w:r w:rsidRPr="38CE7F5A" w:rsidR="4F5D7C6C">
        <w:rPr>
          <w:rFonts w:ascii="Times New Roman" w:hAnsi="Times New Roman" w:eastAsia="Times New Roman" w:cs="Times New Roman"/>
        </w:rPr>
        <w:t xml:space="preserve">, </w:t>
      </w:r>
      <w:r w:rsidRPr="38CE7F5A" w:rsidR="0E92B196">
        <w:rPr>
          <w:rFonts w:ascii="Times New Roman" w:hAnsi="Times New Roman" w:eastAsia="Times New Roman" w:cs="Times New Roman"/>
        </w:rPr>
        <w:t xml:space="preserve">they </w:t>
      </w:r>
      <w:r w:rsidRPr="38CE7F5A" w:rsidR="1EA2092E">
        <w:rPr>
          <w:rFonts w:ascii="Times New Roman" w:hAnsi="Times New Roman" w:eastAsia="Times New Roman" w:cs="Times New Roman"/>
        </w:rPr>
        <w:t>taught</w:t>
      </w:r>
      <w:r w:rsidRPr="38CE7F5A" w:rsidR="0E92B196">
        <w:rPr>
          <w:rFonts w:ascii="Times New Roman" w:hAnsi="Times New Roman" w:eastAsia="Times New Roman" w:cs="Times New Roman"/>
        </w:rPr>
        <w:t xml:space="preserve"> the language to non-deaf individuals</w:t>
      </w:r>
      <w:r w:rsidRPr="38CE7F5A" w:rsidR="6F016AED">
        <w:rPr>
          <w:rFonts w:ascii="Times New Roman" w:hAnsi="Times New Roman" w:eastAsia="Times New Roman" w:cs="Times New Roman"/>
        </w:rPr>
        <w:t xml:space="preserve"> working within the courts</w:t>
      </w:r>
      <w:r w:rsidRPr="38CE7F5A" w:rsidR="54892DD7">
        <w:rPr>
          <w:rFonts w:ascii="Times New Roman" w:hAnsi="Times New Roman" w:eastAsia="Times New Roman" w:cs="Times New Roman"/>
        </w:rPr>
        <w:t xml:space="preserve">, as speaking before the Sultan was </w:t>
      </w:r>
      <w:r w:rsidRPr="38CE7F5A" w:rsidR="46B3B78F">
        <w:rPr>
          <w:rFonts w:ascii="Times New Roman" w:hAnsi="Times New Roman" w:eastAsia="Times New Roman" w:cs="Times New Roman"/>
        </w:rPr>
        <w:t>deemed</w:t>
      </w:r>
      <w:r w:rsidRPr="38CE7F5A" w:rsidR="46B3B78F">
        <w:rPr>
          <w:rFonts w:ascii="Times New Roman" w:hAnsi="Times New Roman" w:eastAsia="Times New Roman" w:cs="Times New Roman"/>
        </w:rPr>
        <w:t xml:space="preserve"> </w:t>
      </w:r>
      <w:r w:rsidRPr="38CE7F5A" w:rsidR="54892DD7">
        <w:rPr>
          <w:rFonts w:ascii="Times New Roman" w:hAnsi="Times New Roman" w:eastAsia="Times New Roman" w:cs="Times New Roman"/>
        </w:rPr>
        <w:t xml:space="preserve">an inappropriate </w:t>
      </w:r>
      <w:r w:rsidRPr="38CE7F5A" w:rsidR="7409D88D">
        <w:rPr>
          <w:rFonts w:ascii="Times New Roman" w:hAnsi="Times New Roman" w:eastAsia="Times New Roman" w:cs="Times New Roman"/>
        </w:rPr>
        <w:t>offence</w:t>
      </w:r>
      <w:r w:rsidRPr="38CE7F5A" w:rsidR="54892DD7">
        <w:rPr>
          <w:rFonts w:ascii="Times New Roman" w:hAnsi="Times New Roman" w:eastAsia="Times New Roman" w:cs="Times New Roman"/>
        </w:rPr>
        <w:t>.</w:t>
      </w:r>
      <w:r w:rsidRPr="38CE7F5A" w:rsidR="1D53424D">
        <w:rPr>
          <w:rFonts w:ascii="Times New Roman" w:hAnsi="Times New Roman" w:eastAsia="Times New Roman" w:cs="Times New Roman"/>
        </w:rPr>
        <w:t xml:space="preserve"> Known as the </w:t>
      </w:r>
      <w:r w:rsidRPr="38CE7F5A" w:rsidR="1D53424D">
        <w:rPr>
          <w:rFonts w:ascii="Times New Roman" w:hAnsi="Times New Roman" w:eastAsia="Times New Roman" w:cs="Times New Roman"/>
          <w:i w:val="1"/>
          <w:iCs w:val="1"/>
        </w:rPr>
        <w:t>dilsiz</w:t>
      </w:r>
      <w:r w:rsidRPr="38CE7F5A" w:rsidR="1D53424D">
        <w:rPr>
          <w:rFonts w:ascii="Times New Roman" w:hAnsi="Times New Roman" w:eastAsia="Times New Roman" w:cs="Times New Roman"/>
          <w:i w:val="1"/>
          <w:iCs w:val="1"/>
        </w:rPr>
        <w:t xml:space="preserve"> </w:t>
      </w:r>
      <w:r w:rsidRPr="38CE7F5A" w:rsidR="1D53424D">
        <w:rPr>
          <w:rFonts w:ascii="Times New Roman" w:hAnsi="Times New Roman" w:eastAsia="Times New Roman" w:cs="Times New Roman"/>
        </w:rPr>
        <w:t xml:space="preserve">(tongueless), the disabilities of </w:t>
      </w:r>
      <w:commentRangeStart w:id="1250845553"/>
      <w:r w:rsidRPr="38CE7F5A" w:rsidR="1D53424D">
        <w:rPr>
          <w:rFonts w:ascii="Times New Roman" w:hAnsi="Times New Roman" w:eastAsia="Times New Roman" w:cs="Times New Roman"/>
        </w:rPr>
        <w:t>these men were seen as a</w:t>
      </w:r>
      <w:r w:rsidRPr="38CE7F5A" w:rsidR="44568313">
        <w:rPr>
          <w:rFonts w:ascii="Times New Roman" w:hAnsi="Times New Roman" w:eastAsia="Times New Roman" w:cs="Times New Roman"/>
        </w:rPr>
        <w:t xml:space="preserve">n assurance </w:t>
      </w:r>
      <w:r w:rsidRPr="38CE7F5A" w:rsidR="1D53424D">
        <w:rPr>
          <w:rFonts w:ascii="Times New Roman" w:hAnsi="Times New Roman" w:eastAsia="Times New Roman" w:cs="Times New Roman"/>
        </w:rPr>
        <w:t>of confidential</w:t>
      </w:r>
      <w:r w:rsidRPr="38CE7F5A" w:rsidR="23DAA223">
        <w:rPr>
          <w:rFonts w:ascii="Times New Roman" w:hAnsi="Times New Roman" w:eastAsia="Times New Roman" w:cs="Times New Roman"/>
        </w:rPr>
        <w:t>ity</w:t>
      </w:r>
      <w:r w:rsidRPr="38CE7F5A" w:rsidR="7FD66EB4">
        <w:rPr>
          <w:rFonts w:ascii="Times New Roman" w:hAnsi="Times New Roman" w:eastAsia="Times New Roman" w:cs="Times New Roman"/>
        </w:rPr>
        <w:t xml:space="preserve">; as they were unable to listen in on sensitive conversations and are difficult </w:t>
      </w:r>
      <w:r w:rsidRPr="38CE7F5A" w:rsidR="017C48C1">
        <w:rPr>
          <w:rFonts w:ascii="Times New Roman" w:hAnsi="Times New Roman" w:eastAsia="Times New Roman" w:cs="Times New Roman"/>
        </w:rPr>
        <w:t>to bribe</w:t>
      </w:r>
      <w:r w:rsidRPr="38CE7F5A" w:rsidR="23DAA223">
        <w:rPr>
          <w:rFonts w:ascii="Times New Roman" w:hAnsi="Times New Roman" w:eastAsia="Times New Roman" w:cs="Times New Roman"/>
        </w:rPr>
        <w:t>.</w:t>
      </w:r>
      <w:r w:rsidRPr="38CE7F5A" w:rsidR="1D53424D">
        <w:rPr>
          <w:rFonts w:ascii="Times New Roman" w:hAnsi="Times New Roman" w:eastAsia="Times New Roman" w:cs="Times New Roman"/>
        </w:rPr>
        <w:t xml:space="preserve"> </w:t>
      </w:r>
      <w:commentRangeEnd w:id="1250845553"/>
      <w:r>
        <w:rPr>
          <w:rStyle w:val="CommentReference"/>
        </w:rPr>
        <w:commentReference w:id="1250845553"/>
      </w:r>
    </w:p>
    <w:p w:rsidR="3D5E8E94" w:rsidP="38CE7F5A" w:rsidRDefault="3D5E8E94" w14:paraId="37E6589F" w14:textId="6FB8BF9A">
      <w:pPr>
        <w:spacing w:after="0" w:line="480" w:lineRule="auto"/>
        <w:ind w:firstLine="720"/>
        <w:rPr>
          <w:rFonts w:ascii="Times New Roman" w:hAnsi="Times New Roman" w:eastAsia="Times New Roman" w:cs="Times New Roman"/>
        </w:rPr>
      </w:pPr>
      <w:r w:rsidRPr="38CE7F5A" w:rsidR="3D5E8E94">
        <w:rPr>
          <w:rFonts w:ascii="Times New Roman" w:hAnsi="Times New Roman" w:eastAsia="Times New Roman" w:cs="Times New Roman"/>
        </w:rPr>
        <w:t xml:space="preserve">Accounts of </w:t>
      </w:r>
      <w:r w:rsidRPr="38CE7F5A" w:rsidR="76E59E71">
        <w:rPr>
          <w:rFonts w:ascii="Times New Roman" w:hAnsi="Times New Roman" w:eastAsia="Times New Roman" w:cs="Times New Roman"/>
        </w:rPr>
        <w:t>gestural communication in the Ottoman courts were written</w:t>
      </w:r>
      <w:r w:rsidRPr="38CE7F5A" w:rsidR="03D3EC10">
        <w:rPr>
          <w:rFonts w:ascii="Times New Roman" w:hAnsi="Times New Roman" w:eastAsia="Times New Roman" w:cs="Times New Roman"/>
        </w:rPr>
        <w:t xml:space="preserve"> repeatedly</w:t>
      </w:r>
      <w:r w:rsidRPr="38CE7F5A" w:rsidR="76E59E71">
        <w:rPr>
          <w:rFonts w:ascii="Times New Roman" w:hAnsi="Times New Roman" w:eastAsia="Times New Roman" w:cs="Times New Roman"/>
        </w:rPr>
        <w:t xml:space="preserve"> by European travellers. </w:t>
      </w:r>
      <w:r w:rsidRPr="38CE7F5A" w:rsidR="5667D24A">
        <w:rPr>
          <w:rFonts w:ascii="Times New Roman" w:hAnsi="Times New Roman" w:eastAsia="Times New Roman" w:cs="Times New Roman"/>
        </w:rPr>
        <w:t xml:space="preserve">Sir Paul </w:t>
      </w:r>
      <w:r w:rsidRPr="38CE7F5A" w:rsidR="5667D24A">
        <w:rPr>
          <w:rFonts w:ascii="Times New Roman" w:hAnsi="Times New Roman" w:eastAsia="Times New Roman" w:cs="Times New Roman"/>
        </w:rPr>
        <w:t>Rycaut</w:t>
      </w:r>
      <w:r w:rsidRPr="38CE7F5A" w:rsidR="5667D24A">
        <w:rPr>
          <w:rFonts w:ascii="Times New Roman" w:hAnsi="Times New Roman" w:eastAsia="Times New Roman" w:cs="Times New Roman"/>
        </w:rPr>
        <w:t>, an English diplomat, wrote in 1668 that court attendants of the Ottoman Empire “learn and perfect themselves in the languag</w:t>
      </w:r>
      <w:r w:rsidRPr="38CE7F5A" w:rsidR="45410D7D">
        <w:rPr>
          <w:rFonts w:ascii="Times New Roman" w:hAnsi="Times New Roman" w:eastAsia="Times New Roman" w:cs="Times New Roman"/>
        </w:rPr>
        <w:t>e of the mutes, which is made up of several signs, in which by custom they can discourse and fully express themselves</w:t>
      </w:r>
      <w:r w:rsidRPr="38CE7F5A" w:rsidR="5667D24A">
        <w:rPr>
          <w:rFonts w:ascii="Times New Roman" w:hAnsi="Times New Roman" w:eastAsia="Times New Roman" w:cs="Times New Roman"/>
        </w:rPr>
        <w:t>”</w:t>
      </w:r>
      <w:r w:rsidRPr="38CE7F5A" w:rsidR="552762FF">
        <w:rPr>
          <w:rFonts w:ascii="Times New Roman" w:hAnsi="Times New Roman" w:eastAsia="Times New Roman" w:cs="Times New Roman"/>
        </w:rPr>
        <w:t xml:space="preserve">. The </w:t>
      </w:r>
      <w:r w:rsidRPr="38CE7F5A" w:rsidR="76E59E71">
        <w:rPr>
          <w:rFonts w:ascii="Times New Roman" w:hAnsi="Times New Roman" w:eastAsia="Times New Roman" w:cs="Times New Roman"/>
        </w:rPr>
        <w:t>surprise</w:t>
      </w:r>
      <w:r w:rsidRPr="38CE7F5A" w:rsidR="25326F42">
        <w:rPr>
          <w:rFonts w:ascii="Times New Roman" w:hAnsi="Times New Roman" w:eastAsia="Times New Roman" w:cs="Times New Roman"/>
        </w:rPr>
        <w:t xml:space="preserve"> expressed by foreigners </w:t>
      </w:r>
      <w:r w:rsidRPr="38CE7F5A" w:rsidR="76E59E71">
        <w:rPr>
          <w:rFonts w:ascii="Times New Roman" w:hAnsi="Times New Roman" w:eastAsia="Times New Roman" w:cs="Times New Roman"/>
        </w:rPr>
        <w:t>a</w:t>
      </w:r>
      <w:r w:rsidRPr="38CE7F5A" w:rsidR="712B2CA2">
        <w:rPr>
          <w:rFonts w:ascii="Times New Roman" w:hAnsi="Times New Roman" w:eastAsia="Times New Roman" w:cs="Times New Roman"/>
        </w:rPr>
        <w:t xml:space="preserve">nd the attention they draw to </w:t>
      </w:r>
      <w:r w:rsidRPr="38CE7F5A" w:rsidR="603D6D30">
        <w:rPr>
          <w:rFonts w:ascii="Times New Roman" w:hAnsi="Times New Roman" w:eastAsia="Times New Roman" w:cs="Times New Roman"/>
        </w:rPr>
        <w:t xml:space="preserve">this </w:t>
      </w:r>
      <w:r w:rsidRPr="38CE7F5A" w:rsidR="762F1EC1">
        <w:rPr>
          <w:rFonts w:ascii="Times New Roman" w:hAnsi="Times New Roman" w:eastAsia="Times New Roman" w:cs="Times New Roman"/>
        </w:rPr>
        <w:t xml:space="preserve">practice </w:t>
      </w:r>
      <w:r w:rsidRPr="38CE7F5A" w:rsidR="603D6D30">
        <w:rPr>
          <w:rFonts w:ascii="Times New Roman" w:hAnsi="Times New Roman" w:eastAsia="Times New Roman" w:cs="Times New Roman"/>
        </w:rPr>
        <w:t>indicates</w:t>
      </w:r>
      <w:r w:rsidRPr="38CE7F5A" w:rsidR="603D6D30">
        <w:rPr>
          <w:rFonts w:ascii="Times New Roman" w:hAnsi="Times New Roman" w:eastAsia="Times New Roman" w:cs="Times New Roman"/>
        </w:rPr>
        <w:t xml:space="preserve"> that </w:t>
      </w:r>
      <w:r w:rsidRPr="38CE7F5A" w:rsidR="0675D399">
        <w:rPr>
          <w:rFonts w:ascii="Times New Roman" w:hAnsi="Times New Roman" w:eastAsia="Times New Roman" w:cs="Times New Roman"/>
        </w:rPr>
        <w:t>this nonverbal</w:t>
      </w:r>
      <w:r w:rsidRPr="38CE7F5A" w:rsidR="603D6D30">
        <w:rPr>
          <w:rFonts w:ascii="Times New Roman" w:hAnsi="Times New Roman" w:eastAsia="Times New Roman" w:cs="Times New Roman"/>
        </w:rPr>
        <w:t xml:space="preserve"> </w:t>
      </w:r>
      <w:r w:rsidRPr="38CE7F5A" w:rsidR="603D6D30">
        <w:rPr>
          <w:rFonts w:ascii="Times New Roman" w:hAnsi="Times New Roman" w:eastAsia="Times New Roman" w:cs="Times New Roman"/>
        </w:rPr>
        <w:t>communication was</w:t>
      </w:r>
      <w:r w:rsidRPr="38CE7F5A" w:rsidR="78AE4E6E">
        <w:rPr>
          <w:rFonts w:ascii="Times New Roman" w:hAnsi="Times New Roman" w:eastAsia="Times New Roman" w:cs="Times New Roman"/>
        </w:rPr>
        <w:t xml:space="preserve"> </w:t>
      </w:r>
      <w:r w:rsidRPr="38CE7F5A" w:rsidR="78AE4E6E">
        <w:rPr>
          <w:rFonts w:ascii="Times New Roman" w:hAnsi="Times New Roman" w:eastAsia="Times New Roman" w:cs="Times New Roman"/>
        </w:rPr>
        <w:t>most likely</w:t>
      </w:r>
      <w:r w:rsidRPr="38CE7F5A" w:rsidR="603D6D30">
        <w:rPr>
          <w:rFonts w:ascii="Times New Roman" w:hAnsi="Times New Roman" w:eastAsia="Times New Roman" w:cs="Times New Roman"/>
        </w:rPr>
        <w:t xml:space="preserve"> notably</w:t>
      </w:r>
      <w:r w:rsidRPr="38CE7F5A" w:rsidR="603D6D30">
        <w:rPr>
          <w:rFonts w:ascii="Times New Roman" w:hAnsi="Times New Roman" w:eastAsia="Times New Roman" w:cs="Times New Roman"/>
        </w:rPr>
        <w:t xml:space="preserve"> more advanced compared to European standards.</w:t>
      </w:r>
    </w:p>
    <w:p w:rsidR="41F6514C" w:rsidP="41F6514C" w:rsidRDefault="41F6514C" w14:paraId="0B63EEB7" w14:textId="30BBA252">
      <w:pPr>
        <w:spacing w:line="480" w:lineRule="auto"/>
        <w:rPr>
          <w:rFonts w:ascii="Times New Roman" w:hAnsi="Times New Roman" w:eastAsia="Times New Roman" w:cs="Times New Roman"/>
        </w:rPr>
      </w:pPr>
      <w:r w:rsidRPr="41F6514C">
        <w:rPr>
          <w:rFonts w:ascii="Times New Roman" w:hAnsi="Times New Roman" w:eastAsia="Times New Roman" w:cs="Times New Roman"/>
        </w:rPr>
        <w:br w:type="page"/>
      </w:r>
    </w:p>
    <w:p w:rsidR="7F9DD35E" w:rsidP="41F6514C" w:rsidRDefault="7F9DD35E" w14:paraId="715747EF" w14:textId="4770E7DA">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Master of the Canesso Peddler</w:t>
      </w:r>
      <w:r w:rsidRPr="41F6514C" w:rsidR="2497B847">
        <w:rPr>
          <w:rFonts w:ascii="Times New Roman" w:hAnsi="Times New Roman" w:eastAsia="Times New Roman" w:cs="Times New Roman"/>
        </w:rPr>
        <w:t xml:space="preserve"> </w:t>
      </w:r>
    </w:p>
    <w:p w:rsidR="7F9DD35E" w:rsidP="41F6514C" w:rsidRDefault="7F9DD35E" w14:paraId="1D0E60DD" w14:textId="7BF33ACB">
      <w:pPr>
        <w:spacing w:after="0" w:line="480" w:lineRule="auto"/>
        <w:rPr>
          <w:rFonts w:ascii="Times New Roman" w:hAnsi="Times New Roman" w:eastAsia="Times New Roman" w:cs="Times New Roman"/>
          <w:i/>
          <w:iCs/>
        </w:rPr>
      </w:pPr>
      <w:r w:rsidRPr="41F6514C">
        <w:rPr>
          <w:rFonts w:ascii="Times New Roman" w:hAnsi="Times New Roman" w:eastAsia="Times New Roman" w:cs="Times New Roman"/>
          <w:i/>
          <w:iCs/>
        </w:rPr>
        <w:t>A Book Peddler</w:t>
      </w:r>
    </w:p>
    <w:p w:rsidR="7F9DD35E" w:rsidP="41F6514C" w:rsidRDefault="7F9DD35E" w14:paraId="429AB35B" w14:textId="4AC92C95">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ca 1670-1690</w:t>
      </w:r>
    </w:p>
    <w:p w:rsidR="4EB4C4C9" w:rsidP="41F6514C" w:rsidRDefault="4EB4C4C9" w14:paraId="2FB90AE8" w14:textId="02D4D0BB">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Oil on canvas</w:t>
      </w:r>
    </w:p>
    <w:p w:rsidR="4EB4C4C9" w:rsidP="41F6514C" w:rsidRDefault="4EB4C4C9" w14:paraId="4DBAC38B" w14:textId="157E798B">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170 × 103 cm</w:t>
      </w:r>
    </w:p>
    <w:p w:rsidR="7F9DD35E" w:rsidP="41F6514C" w:rsidRDefault="7F9DD35E" w14:paraId="31926FBF" w14:textId="742C81F9">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Metropolitan Museum, New York.</w:t>
      </w:r>
    </w:p>
    <w:p w:rsidR="0BDE7F39" w:rsidP="41F6514C" w:rsidRDefault="0BDE7F39" w14:paraId="471F7934" w14:textId="13C8125F">
      <w:pPr>
        <w:spacing w:after="0" w:line="480" w:lineRule="auto"/>
        <w:rPr>
          <w:rFonts w:ascii="Times New Roman" w:hAnsi="Times New Roman" w:eastAsia="Times New Roman" w:cs="Times New Roman"/>
        </w:rPr>
      </w:pPr>
      <w:hyperlink r:id="rId8">
        <w:r w:rsidRPr="41F6514C">
          <w:rPr>
            <w:rStyle w:val="Hyperlink"/>
            <w:rFonts w:ascii="Times New Roman" w:hAnsi="Times New Roman" w:eastAsia="Times New Roman" w:cs="Times New Roman"/>
          </w:rPr>
          <w:t>https://www.metmuseum.org/art/collection/search/910384</w:t>
        </w:r>
      </w:hyperlink>
    </w:p>
    <w:p w:rsidR="0BDE7F39" w:rsidP="001907F0" w:rsidRDefault="7390C02F" w14:paraId="014E3DA7" w14:textId="30657974">
      <w:pPr>
        <w:spacing w:after="0" w:line="480" w:lineRule="auto"/>
        <w:ind w:firstLine="720"/>
        <w:rPr>
          <w:rFonts w:ascii="Times New Roman" w:hAnsi="Times New Roman" w:eastAsia="Times New Roman" w:cs="Times New Roman"/>
        </w:rPr>
      </w:pPr>
      <w:r w:rsidRPr="41F6514C">
        <w:rPr>
          <w:rFonts w:ascii="Times New Roman" w:hAnsi="Times New Roman" w:eastAsia="Times New Roman" w:cs="Times New Roman"/>
        </w:rPr>
        <w:t>By</w:t>
      </w:r>
      <w:r w:rsidRPr="41F6514C" w:rsidR="789DE9CB">
        <w:rPr>
          <w:rFonts w:ascii="Times New Roman" w:hAnsi="Times New Roman" w:eastAsia="Times New Roman" w:cs="Times New Roman"/>
        </w:rPr>
        <w:t xml:space="preserve"> the seventeenth century, a new genre of portraiture</w:t>
      </w:r>
      <w:r w:rsidRPr="41F6514C" w:rsidR="4B89C097">
        <w:rPr>
          <w:rFonts w:ascii="Times New Roman" w:hAnsi="Times New Roman" w:eastAsia="Times New Roman" w:cs="Times New Roman"/>
        </w:rPr>
        <w:t xml:space="preserve"> had</w:t>
      </w:r>
      <w:r w:rsidRPr="41F6514C" w:rsidR="789DE9CB">
        <w:rPr>
          <w:rFonts w:ascii="Times New Roman" w:hAnsi="Times New Roman" w:eastAsia="Times New Roman" w:cs="Times New Roman"/>
        </w:rPr>
        <w:t xml:space="preserve"> entered the European mainstream. </w:t>
      </w:r>
      <w:r w:rsidRPr="41F6514C" w:rsidR="3C10879F">
        <w:rPr>
          <w:rFonts w:ascii="Times New Roman" w:hAnsi="Times New Roman" w:eastAsia="Times New Roman" w:cs="Times New Roman"/>
        </w:rPr>
        <w:t xml:space="preserve">Following the popularisation of painters such as Diego Velázquez, Carreño de Miranda and Jusepe de Ribera, depictions of </w:t>
      </w:r>
      <w:r w:rsidRPr="41F6514C" w:rsidR="5870C777">
        <w:rPr>
          <w:rFonts w:ascii="Times New Roman" w:hAnsi="Times New Roman" w:eastAsia="Times New Roman" w:cs="Times New Roman"/>
        </w:rPr>
        <w:t xml:space="preserve">individuals usually relegated to the margins of society — such as court dwarves, beggars, and </w:t>
      </w:r>
      <w:r w:rsidRPr="41F6514C" w:rsidR="01AFB57B">
        <w:rPr>
          <w:rFonts w:ascii="Times New Roman" w:hAnsi="Times New Roman" w:eastAsia="Times New Roman" w:cs="Times New Roman"/>
        </w:rPr>
        <w:t>the disabled — were rendered with dignity and humanity. Prior to</w:t>
      </w:r>
      <w:r w:rsidRPr="41F6514C" w:rsidR="31354D86">
        <w:rPr>
          <w:rFonts w:ascii="Times New Roman" w:hAnsi="Times New Roman" w:eastAsia="Times New Roman" w:cs="Times New Roman"/>
        </w:rPr>
        <w:t xml:space="preserve"> the spread of</w:t>
      </w:r>
      <w:r w:rsidRPr="41F6514C" w:rsidR="01AFB57B">
        <w:rPr>
          <w:rFonts w:ascii="Times New Roman" w:hAnsi="Times New Roman" w:eastAsia="Times New Roman" w:cs="Times New Roman"/>
        </w:rPr>
        <w:t xml:space="preserve"> this practice, </w:t>
      </w:r>
      <w:r w:rsidRPr="41F6514C" w:rsidR="16661B75">
        <w:rPr>
          <w:rFonts w:ascii="Times New Roman" w:hAnsi="Times New Roman" w:eastAsia="Times New Roman" w:cs="Times New Roman"/>
        </w:rPr>
        <w:t xml:space="preserve">only the portraiture of </w:t>
      </w:r>
      <w:r w:rsidRPr="41F6514C" w:rsidR="5841C145">
        <w:rPr>
          <w:rFonts w:ascii="Times New Roman" w:hAnsi="Times New Roman" w:eastAsia="Times New Roman" w:cs="Times New Roman"/>
        </w:rPr>
        <w:t>the aristocratic</w:t>
      </w:r>
      <w:r w:rsidRPr="41F6514C" w:rsidR="16661B75">
        <w:rPr>
          <w:rFonts w:ascii="Times New Roman" w:hAnsi="Times New Roman" w:eastAsia="Times New Roman" w:cs="Times New Roman"/>
        </w:rPr>
        <w:t xml:space="preserve"> were</w:t>
      </w:r>
      <w:r w:rsidRPr="41F6514C" w:rsidR="082548EB">
        <w:rPr>
          <w:rFonts w:ascii="Times New Roman" w:hAnsi="Times New Roman" w:eastAsia="Times New Roman" w:cs="Times New Roman"/>
        </w:rPr>
        <w:t xml:space="preserve"> commonly</w:t>
      </w:r>
      <w:r w:rsidRPr="41F6514C" w:rsidR="16661B75">
        <w:rPr>
          <w:rFonts w:ascii="Times New Roman" w:hAnsi="Times New Roman" w:eastAsia="Times New Roman" w:cs="Times New Roman"/>
        </w:rPr>
        <w:t xml:space="preserve"> </w:t>
      </w:r>
      <w:r w:rsidRPr="41F6514C" w:rsidR="6F23BE54">
        <w:rPr>
          <w:rFonts w:ascii="Times New Roman" w:hAnsi="Times New Roman" w:eastAsia="Times New Roman" w:cs="Times New Roman"/>
        </w:rPr>
        <w:t>afford</w:t>
      </w:r>
      <w:r w:rsidRPr="41F6514C" w:rsidR="16661B75">
        <w:rPr>
          <w:rFonts w:ascii="Times New Roman" w:hAnsi="Times New Roman" w:eastAsia="Times New Roman" w:cs="Times New Roman"/>
        </w:rPr>
        <w:t>ed</w:t>
      </w:r>
      <w:r w:rsidRPr="41F6514C" w:rsidR="504732D0">
        <w:rPr>
          <w:rFonts w:ascii="Times New Roman" w:hAnsi="Times New Roman" w:eastAsia="Times New Roman" w:cs="Times New Roman"/>
        </w:rPr>
        <w:t xml:space="preserve"> this </w:t>
      </w:r>
      <w:r w:rsidRPr="41F6514C" w:rsidR="6D491731">
        <w:rPr>
          <w:rFonts w:ascii="Times New Roman" w:hAnsi="Times New Roman" w:eastAsia="Times New Roman" w:cs="Times New Roman"/>
        </w:rPr>
        <w:t>treatment.</w:t>
      </w:r>
    </w:p>
    <w:p w:rsidR="6D491731" w:rsidP="008B5551" w:rsidRDefault="116BCA32" w14:paraId="0C2A8428" w14:textId="1CE63098">
      <w:pPr>
        <w:spacing w:after="0" w:line="480" w:lineRule="auto"/>
        <w:ind w:firstLine="720"/>
        <w:rPr>
          <w:rFonts w:ascii="Times New Roman" w:hAnsi="Times New Roman" w:eastAsia="Times New Roman" w:cs="Times New Roman"/>
        </w:rPr>
      </w:pPr>
      <w:r w:rsidRPr="12AECC37" w:rsidR="4E6E0ACE">
        <w:rPr>
          <w:rFonts w:ascii="Times New Roman" w:hAnsi="Times New Roman" w:eastAsia="Times New Roman" w:cs="Times New Roman"/>
        </w:rPr>
        <w:t xml:space="preserve">This oil on canvas painting known as </w:t>
      </w:r>
      <w:r w:rsidRPr="12AECC37" w:rsidR="4E6E0ACE">
        <w:rPr>
          <w:rFonts w:ascii="Times New Roman" w:hAnsi="Times New Roman" w:eastAsia="Times New Roman" w:cs="Times New Roman"/>
          <w:i w:val="1"/>
          <w:iCs w:val="1"/>
        </w:rPr>
        <w:t>A Book Peddler</w:t>
      </w:r>
      <w:r w:rsidRPr="12AECC37" w:rsidR="4E6E0ACE">
        <w:rPr>
          <w:rFonts w:ascii="Times New Roman" w:hAnsi="Times New Roman" w:eastAsia="Times New Roman" w:cs="Times New Roman"/>
        </w:rPr>
        <w:t xml:space="preserve"> was painted in the late seventeenth century, by an unknown artist identified as the Master of the </w:t>
      </w:r>
      <w:r w:rsidRPr="12AECC37" w:rsidR="4E6E0ACE">
        <w:rPr>
          <w:rFonts w:ascii="Times New Roman" w:hAnsi="Times New Roman" w:eastAsia="Times New Roman" w:cs="Times New Roman"/>
        </w:rPr>
        <w:t>Canesso</w:t>
      </w:r>
      <w:r w:rsidRPr="12AECC37" w:rsidR="4E6E0ACE">
        <w:rPr>
          <w:rFonts w:ascii="Times New Roman" w:hAnsi="Times New Roman" w:eastAsia="Times New Roman" w:cs="Times New Roman"/>
        </w:rPr>
        <w:t xml:space="preserve"> Peddler.</w:t>
      </w:r>
      <w:r w:rsidRPr="12AECC37" w:rsidR="3AEABF74">
        <w:rPr>
          <w:rFonts w:ascii="Times New Roman" w:hAnsi="Times New Roman" w:eastAsia="Times New Roman" w:cs="Times New Roman"/>
        </w:rPr>
        <w:t xml:space="preserve"> The painting was only </w:t>
      </w:r>
      <w:r w:rsidRPr="12AECC37" w:rsidR="3AEABF74">
        <w:rPr>
          <w:rFonts w:ascii="Times New Roman" w:hAnsi="Times New Roman" w:eastAsia="Times New Roman" w:cs="Times New Roman"/>
        </w:rPr>
        <w:t>acquired</w:t>
      </w:r>
      <w:r w:rsidRPr="12AECC37" w:rsidR="3AEABF74">
        <w:rPr>
          <w:rFonts w:ascii="Times New Roman" w:hAnsi="Times New Roman" w:eastAsia="Times New Roman" w:cs="Times New Roman"/>
        </w:rPr>
        <w:t xml:space="preserve"> by the Metropolitan Museum in 2024 from the collection of the Galerie </w:t>
      </w:r>
      <w:r w:rsidRPr="12AECC37" w:rsidR="3AEABF74">
        <w:rPr>
          <w:rFonts w:ascii="Times New Roman" w:hAnsi="Times New Roman" w:eastAsia="Times New Roman" w:cs="Times New Roman"/>
        </w:rPr>
        <w:t>Canesso</w:t>
      </w:r>
      <w:r w:rsidRPr="12AECC37" w:rsidR="3AEABF74">
        <w:rPr>
          <w:rFonts w:ascii="Times New Roman" w:hAnsi="Times New Roman" w:eastAsia="Times New Roman" w:cs="Times New Roman"/>
        </w:rPr>
        <w:t>.</w:t>
      </w:r>
      <w:r w:rsidRPr="12AECC37" w:rsidR="49B9CAEA">
        <w:rPr>
          <w:rFonts w:ascii="Times New Roman" w:hAnsi="Times New Roman" w:eastAsia="Times New Roman" w:cs="Times New Roman"/>
        </w:rPr>
        <w:t xml:space="preserve"> The origins </w:t>
      </w:r>
      <w:r w:rsidRPr="12AECC37" w:rsidR="2AF34EC3">
        <w:rPr>
          <w:rFonts w:ascii="Times New Roman" w:hAnsi="Times New Roman" w:eastAsia="Times New Roman" w:cs="Times New Roman"/>
        </w:rPr>
        <w:t>and patronage of this painting</w:t>
      </w:r>
      <w:r w:rsidRPr="12AECC37" w:rsidR="49B9CAEA">
        <w:rPr>
          <w:rFonts w:ascii="Times New Roman" w:hAnsi="Times New Roman" w:eastAsia="Times New Roman" w:cs="Times New Roman"/>
        </w:rPr>
        <w:t xml:space="preserve"> are uncertain</w:t>
      </w:r>
      <w:r w:rsidRPr="12AECC37" w:rsidR="5E77FB8F">
        <w:rPr>
          <w:rFonts w:ascii="Times New Roman" w:hAnsi="Times New Roman" w:eastAsia="Times New Roman" w:cs="Times New Roman"/>
        </w:rPr>
        <w:t>.</w:t>
      </w:r>
    </w:p>
    <w:p w:rsidR="41F6514C" w:rsidP="38CE7F5A" w:rsidRDefault="41F6514C" w14:paraId="1D1D7776" w14:textId="1642801C">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8CE7F5A" w:rsidR="1826BA6E">
        <w:rPr>
          <w:rFonts w:ascii="Times New Roman" w:hAnsi="Times New Roman" w:eastAsia="Times New Roman" w:cs="Times New Roman"/>
          <w:i w:val="1"/>
          <w:iCs w:val="1"/>
        </w:rPr>
        <w:t>A Book Peddler</w:t>
      </w:r>
      <w:r w:rsidRPr="38CE7F5A" w:rsidR="1826BA6E">
        <w:rPr>
          <w:rFonts w:ascii="Times New Roman" w:hAnsi="Times New Roman" w:eastAsia="Times New Roman" w:cs="Times New Roman"/>
        </w:rPr>
        <w:t xml:space="preserve"> depicts a short man in a large black hat, holding in one hand a wooden staff and the other a stack of </w:t>
      </w:r>
      <w:r w:rsidRPr="38CE7F5A" w:rsidR="4C880F65">
        <w:rPr>
          <w:rFonts w:ascii="Times New Roman" w:hAnsi="Times New Roman" w:eastAsia="Times New Roman" w:cs="Times New Roman"/>
        </w:rPr>
        <w:t xml:space="preserve">pamphlets, with a covered wicker basket hooked on his arm. </w:t>
      </w:r>
      <w:r w:rsidRPr="38CE7F5A" w:rsidR="64B3E573">
        <w:rPr>
          <w:rFonts w:ascii="Times New Roman" w:hAnsi="Times New Roman" w:eastAsia="Times New Roman" w:cs="Times New Roman"/>
        </w:rPr>
        <w:t xml:space="preserve">The </w:t>
      </w:r>
      <w:r w:rsidRPr="38CE7F5A" w:rsidR="5692849B">
        <w:rPr>
          <w:rFonts w:ascii="Times New Roman" w:hAnsi="Times New Roman" w:eastAsia="Times New Roman" w:cs="Times New Roman"/>
        </w:rPr>
        <w:t xml:space="preserve">disproportionality of the man’s body and head suggest dwarfism, </w:t>
      </w:r>
      <w:r w:rsidRPr="38CE7F5A" w:rsidR="082286A7">
        <w:rPr>
          <w:rFonts w:ascii="Times New Roman" w:hAnsi="Times New Roman" w:eastAsia="Times New Roman" w:cs="Times New Roman"/>
        </w:rPr>
        <w:t>while his staff and twisted ankles may point to a physical disability that affects his movement.</w:t>
      </w:r>
      <w:r w:rsidRPr="38CE7F5A" w:rsidR="51ED97CD">
        <w:rPr>
          <w:rFonts w:ascii="Times New Roman" w:hAnsi="Times New Roman" w:eastAsia="Times New Roman" w:cs="Times New Roman"/>
        </w:rPr>
        <w:t xml:space="preserve"> Jonquil O’Reilly, a costume historian at Christie’s, </w:t>
      </w:r>
      <w:r w:rsidRPr="38CE7F5A" w:rsidR="51ED97CD">
        <w:rPr>
          <w:rFonts w:ascii="Times New Roman" w:hAnsi="Times New Roman" w:eastAsia="Times New Roman" w:cs="Times New Roman"/>
        </w:rPr>
        <w:t>observed</w:t>
      </w:r>
      <w:r w:rsidRPr="38CE7F5A" w:rsidR="51ED97CD">
        <w:rPr>
          <w:rFonts w:ascii="Times New Roman" w:hAnsi="Times New Roman" w:eastAsia="Times New Roman" w:cs="Times New Roman"/>
        </w:rPr>
        <w:t xml:space="preserve"> that the man’s attire </w:t>
      </w:r>
      <w:r w:rsidRPr="38CE7F5A" w:rsidR="51ED97CD">
        <w:rPr>
          <w:rFonts w:ascii="Times New Roman" w:hAnsi="Times New Roman" w:eastAsia="Times New Roman" w:cs="Times New Roman"/>
        </w:rPr>
        <w:t>appears to be</w:t>
      </w:r>
      <w:r w:rsidRPr="38CE7F5A" w:rsidR="51ED97CD">
        <w:rPr>
          <w:rFonts w:ascii="Times New Roman" w:hAnsi="Times New Roman" w:eastAsia="Times New Roman" w:cs="Times New Roman"/>
        </w:rPr>
        <w:t xml:space="preserve"> second-hand, </w:t>
      </w:r>
      <w:r w:rsidRPr="38CE7F5A" w:rsidR="51ED97CD">
        <w:rPr>
          <w:rFonts w:ascii="Times New Roman" w:hAnsi="Times New Roman" w:eastAsia="Times New Roman" w:cs="Times New Roman"/>
        </w:rPr>
        <w:t>an indication</w:t>
      </w:r>
      <w:r w:rsidRPr="38CE7F5A" w:rsidR="51ED97CD">
        <w:rPr>
          <w:rFonts w:ascii="Times New Roman" w:hAnsi="Times New Roman" w:eastAsia="Times New Roman" w:cs="Times New Roman"/>
        </w:rPr>
        <w:t xml:space="preserve"> of his economic status.</w:t>
      </w:r>
      <w:r w:rsidRPr="38CE7F5A" w:rsidR="180713E6">
        <w:rPr>
          <w:rFonts w:ascii="Times New Roman" w:hAnsi="Times New Roman" w:eastAsia="Times New Roman" w:cs="Times New Roman"/>
        </w:rPr>
        <w:t xml:space="preserve"> </w:t>
      </w:r>
      <w:r w:rsidRPr="38CE7F5A" w:rsidR="5A82A668">
        <w:rPr>
          <w:rFonts w:ascii="Times New Roman" w:hAnsi="Times New Roman" w:eastAsia="Times New Roman" w:cs="Times New Roman"/>
        </w:rPr>
        <w:t xml:space="preserve">The </w:t>
      </w:r>
      <w:r w:rsidRPr="38CE7F5A" w:rsidR="1D66C54D">
        <w:rPr>
          <w:rFonts w:ascii="Times New Roman" w:hAnsi="Times New Roman" w:eastAsia="Times New Roman" w:cs="Times New Roman"/>
        </w:rPr>
        <w:t xml:space="preserve">man </w:t>
      </w:r>
      <w:r w:rsidRPr="38CE7F5A" w:rsidR="1D66C54D">
        <w:rPr>
          <w:rFonts w:ascii="Times New Roman" w:hAnsi="Times New Roman" w:eastAsia="Times New Roman" w:cs="Times New Roman"/>
        </w:rPr>
        <w:t>appears to be</w:t>
      </w:r>
      <w:r w:rsidRPr="38CE7F5A" w:rsidR="1D66C54D">
        <w:rPr>
          <w:rFonts w:ascii="Times New Roman" w:hAnsi="Times New Roman" w:eastAsia="Times New Roman" w:cs="Times New Roman"/>
        </w:rPr>
        <w:t xml:space="preserve"> wearing knee-length breeches that </w:t>
      </w:r>
      <w:r w:rsidRPr="38CE7F5A" w:rsidR="1D66C54D">
        <w:rPr>
          <w:rFonts w:ascii="Times New Roman" w:hAnsi="Times New Roman" w:eastAsia="Times New Roman" w:cs="Times New Roman"/>
        </w:rPr>
        <w:t>likely belonged</w:t>
      </w:r>
      <w:r w:rsidRPr="38CE7F5A" w:rsidR="1D66C54D">
        <w:rPr>
          <w:rFonts w:ascii="Times New Roman" w:hAnsi="Times New Roman" w:eastAsia="Times New Roman" w:cs="Times New Roman"/>
        </w:rPr>
        <w:t xml:space="preserve"> to someone much tal</w:t>
      </w:r>
      <w:r w:rsidRPr="38CE7F5A" w:rsidR="79DD720C">
        <w:rPr>
          <w:rFonts w:ascii="Times New Roman" w:hAnsi="Times New Roman" w:eastAsia="Times New Roman" w:cs="Times New Roman"/>
        </w:rPr>
        <w:t>ler than he was</w:t>
      </w:r>
      <w:r w:rsidRPr="38CE7F5A" w:rsidR="5A2C3A41">
        <w:rPr>
          <w:rFonts w:ascii="Times New Roman" w:hAnsi="Times New Roman" w:eastAsia="Times New Roman" w:cs="Times New Roman"/>
        </w:rPr>
        <w:t>, as pants that extended down to the ankle were not in use in the seventeenth century</w:t>
      </w:r>
      <w:r w:rsidRPr="38CE7F5A" w:rsidR="79DD720C">
        <w:rPr>
          <w:rFonts w:ascii="Times New Roman" w:hAnsi="Times New Roman" w:eastAsia="Times New Roman" w:cs="Times New Roman"/>
        </w:rPr>
        <w:t xml:space="preserve">. This is further </w:t>
      </w:r>
      <w:r w:rsidRPr="38CE7F5A" w:rsidR="79DD720C">
        <w:rPr>
          <w:rFonts w:ascii="Times New Roman" w:hAnsi="Times New Roman" w:eastAsia="Times New Roman" w:cs="Times New Roman"/>
        </w:rPr>
        <w:t>indicated</w:t>
      </w:r>
      <w:r w:rsidRPr="38CE7F5A" w:rsidR="79DD720C">
        <w:rPr>
          <w:rFonts w:ascii="Times New Roman" w:hAnsi="Times New Roman" w:eastAsia="Times New Roman" w:cs="Times New Roman"/>
        </w:rPr>
        <w:t xml:space="preserve"> by the </w:t>
      </w:r>
      <w:r w:rsidRPr="38CE7F5A" w:rsidR="24117B1F">
        <w:rPr>
          <w:rFonts w:ascii="Times New Roman" w:hAnsi="Times New Roman" w:eastAsia="Times New Roman" w:cs="Times New Roman"/>
        </w:rPr>
        <w:t xml:space="preserve">discoloured </w:t>
      </w:r>
      <w:r w:rsidRPr="38CE7F5A" w:rsidR="79DD720C">
        <w:rPr>
          <w:rFonts w:ascii="Times New Roman" w:hAnsi="Times New Roman" w:eastAsia="Times New Roman" w:cs="Times New Roman"/>
        </w:rPr>
        <w:t xml:space="preserve">patches at the bottom of the garment, which </w:t>
      </w:r>
      <w:r w:rsidRPr="38CE7F5A" w:rsidR="13B629D3">
        <w:rPr>
          <w:rFonts w:ascii="Times New Roman" w:hAnsi="Times New Roman" w:eastAsia="Times New Roman" w:cs="Times New Roman"/>
        </w:rPr>
        <w:t>c</w:t>
      </w:r>
      <w:r w:rsidRPr="38CE7F5A" w:rsidR="79DD720C">
        <w:rPr>
          <w:rFonts w:ascii="Times New Roman" w:hAnsi="Times New Roman" w:eastAsia="Times New Roman" w:cs="Times New Roman"/>
        </w:rPr>
        <w:t xml:space="preserve">ould have been applied to repair the part of the fabric </w:t>
      </w:r>
      <w:r w:rsidRPr="38CE7F5A" w:rsidR="6512968C">
        <w:rPr>
          <w:rFonts w:ascii="Times New Roman" w:hAnsi="Times New Roman" w:eastAsia="Times New Roman" w:cs="Times New Roman"/>
        </w:rPr>
        <w:t>at the knee, which is usually most worn and damaged</w:t>
      </w:r>
      <w:r w:rsidRPr="38CE7F5A" w:rsidR="487B755F">
        <w:rPr>
          <w:rFonts w:ascii="Times New Roman" w:hAnsi="Times New Roman" w:eastAsia="Times New Roman" w:cs="Times New Roman"/>
        </w:rPr>
        <w:t xml:space="preserve">. </w:t>
      </w:r>
      <w:r w:rsidRPr="38CE7F5A" w:rsidR="7595F042">
        <w:rPr>
          <w:rFonts w:ascii="Times New Roman" w:hAnsi="Times New Roman" w:eastAsia="Times New Roman" w:cs="Times New Roman"/>
        </w:rPr>
        <w:t>In the same vein, t</w:t>
      </w:r>
      <w:r w:rsidRPr="38CE7F5A" w:rsidR="27FA1297">
        <w:rPr>
          <w:rFonts w:ascii="Times New Roman" w:hAnsi="Times New Roman" w:eastAsia="Times New Roman" w:cs="Times New Roman"/>
        </w:rPr>
        <w:t>he ill-fitting shoes especially look out of place.</w:t>
      </w:r>
      <w:r w:rsidRPr="38CE7F5A" w:rsidR="1B63231E">
        <w:rPr>
          <w:rFonts w:ascii="Times New Roman" w:hAnsi="Times New Roman" w:eastAsia="Times New Roman" w:cs="Times New Roman"/>
        </w:rPr>
        <w:t xml:space="preserve"> These observant details suggest that the anonymous artist depicted a real individual instead of an imagined subject. In this vein, the painting is an important and interesting testament to </w:t>
      </w:r>
      <w:r w:rsidRPr="38CE7F5A" w:rsidR="33CE45B0">
        <w:rPr>
          <w:rFonts w:ascii="Times New Roman" w:hAnsi="Times New Roman" w:eastAsia="Times New Roman" w:cs="Times New Roman"/>
        </w:rPr>
        <w:t xml:space="preserve">not only </w:t>
      </w:r>
      <w:r w:rsidRPr="38CE7F5A" w:rsidR="1B63231E">
        <w:rPr>
          <w:rFonts w:ascii="Times New Roman" w:hAnsi="Times New Roman" w:eastAsia="Times New Roman" w:cs="Times New Roman"/>
        </w:rPr>
        <w:t>the</w:t>
      </w:r>
      <w:r w:rsidRPr="38CE7F5A" w:rsidR="3466A028">
        <w:rPr>
          <w:rFonts w:ascii="Times New Roman" w:hAnsi="Times New Roman" w:eastAsia="Times New Roman" w:cs="Times New Roman"/>
        </w:rPr>
        <w:t xml:space="preserve"> profession of book peddling, </w:t>
      </w:r>
      <w:r w:rsidRPr="38CE7F5A" w:rsidR="53DAB053">
        <w:rPr>
          <w:rFonts w:ascii="Times New Roman" w:hAnsi="Times New Roman" w:eastAsia="Times New Roman" w:cs="Times New Roman"/>
        </w:rPr>
        <w:t xml:space="preserve">but </w:t>
      </w:r>
      <w:r w:rsidRPr="38CE7F5A" w:rsidR="3466A028">
        <w:rPr>
          <w:rFonts w:ascii="Times New Roman" w:hAnsi="Times New Roman" w:eastAsia="Times New Roman" w:cs="Times New Roman"/>
        </w:rPr>
        <w:t>the ability of a disabled person to sustain</w:t>
      </w:r>
      <w:r w:rsidRPr="38CE7F5A" w:rsidR="3F56A82A">
        <w:rPr>
          <w:rFonts w:ascii="Times New Roman" w:hAnsi="Times New Roman" w:eastAsia="Times New Roman" w:cs="Times New Roman"/>
        </w:rPr>
        <w:t xml:space="preserve"> himself</w:t>
      </w:r>
      <w:r w:rsidRPr="38CE7F5A" w:rsidR="3466A028">
        <w:rPr>
          <w:rFonts w:ascii="Times New Roman" w:hAnsi="Times New Roman" w:eastAsia="Times New Roman" w:cs="Times New Roman"/>
        </w:rPr>
        <w:t xml:space="preserve"> </w:t>
      </w:r>
      <w:r w:rsidRPr="38CE7F5A" w:rsidR="0CD5B285">
        <w:rPr>
          <w:rFonts w:ascii="Times New Roman" w:hAnsi="Times New Roman" w:eastAsia="Times New Roman" w:cs="Times New Roman"/>
        </w:rPr>
        <w:t xml:space="preserve">through this trade </w:t>
      </w:r>
      <w:r w:rsidRPr="38CE7F5A" w:rsidR="3466A028">
        <w:rPr>
          <w:rFonts w:ascii="Times New Roman" w:hAnsi="Times New Roman" w:eastAsia="Times New Roman" w:cs="Times New Roman"/>
        </w:rPr>
        <w:t>in the 17</w:t>
      </w:r>
      <w:r w:rsidRPr="38CE7F5A" w:rsidR="3466A028">
        <w:rPr>
          <w:rFonts w:ascii="Times New Roman" w:hAnsi="Times New Roman" w:eastAsia="Times New Roman" w:cs="Times New Roman"/>
          <w:vertAlign w:val="superscript"/>
        </w:rPr>
        <w:t>th</w:t>
      </w:r>
      <w:r w:rsidRPr="38CE7F5A" w:rsidR="3466A028">
        <w:rPr>
          <w:rFonts w:ascii="Times New Roman" w:hAnsi="Times New Roman" w:eastAsia="Times New Roman" w:cs="Times New Roman"/>
        </w:rPr>
        <w:t xml:space="preserve"> century.</w:t>
      </w:r>
    </w:p>
    <w:p w:rsidR="41F6514C" w:rsidP="38CE7F5A" w:rsidRDefault="41F6514C" w14:paraId="3A0B7925" w14:textId="6B73324D">
      <w:pPr>
        <w:pStyle w:val="Normal"/>
        <w:spacing w:after="0" w:line="480" w:lineRule="auto"/>
        <w:ind w:firstLine="720"/>
        <w:rPr>
          <w:rFonts w:ascii="Times New Roman" w:hAnsi="Times New Roman" w:eastAsia="Times New Roman" w:cs="Times New Roman"/>
        </w:rPr>
      </w:pPr>
      <w:r w:rsidRPr="38CE7F5A">
        <w:rPr>
          <w:rFonts w:ascii="Times New Roman" w:hAnsi="Times New Roman" w:eastAsia="Times New Roman" w:cs="Times New Roman"/>
        </w:rPr>
        <w:br w:type="page"/>
      </w:r>
    </w:p>
    <w:p w:rsidR="0705346F" w:rsidP="41F6514C" w:rsidRDefault="0705346F" w14:paraId="3A86C394" w14:textId="07DA2C54">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Agostino Carracci</w:t>
      </w:r>
    </w:p>
    <w:p w:rsidR="0705346F" w:rsidP="38CE7F5A" w:rsidRDefault="0705346F" w14:paraId="767F8717" w14:textId="659FE8E7">
      <w:pPr>
        <w:spacing w:after="0" w:line="480" w:lineRule="auto"/>
        <w:rPr>
          <w:rFonts w:ascii="Times New Roman" w:hAnsi="Times New Roman" w:eastAsia="Times New Roman" w:cs="Times New Roman"/>
          <w:i w:val="1"/>
          <w:iCs w:val="1"/>
        </w:rPr>
      </w:pPr>
      <w:r w:rsidRPr="38CE7F5A" w:rsidR="0705346F">
        <w:rPr>
          <w:rFonts w:ascii="Times New Roman" w:hAnsi="Times New Roman" w:eastAsia="Times New Roman" w:cs="Times New Roman"/>
          <w:i w:val="1"/>
          <w:iCs w:val="1"/>
        </w:rPr>
        <w:t>Triple Portrait</w:t>
      </w:r>
      <w:r w:rsidRPr="38CE7F5A" w:rsidR="57A2FCA4">
        <w:rPr>
          <w:rFonts w:ascii="Times New Roman" w:hAnsi="Times New Roman" w:eastAsia="Times New Roman" w:cs="Times New Roman"/>
          <w:i w:val="1"/>
          <w:iCs w:val="1"/>
        </w:rPr>
        <w:t xml:space="preserve"> — </w:t>
      </w:r>
      <w:r w:rsidRPr="38CE7F5A" w:rsidR="4F740A33">
        <w:rPr>
          <w:rFonts w:ascii="Times New Roman" w:hAnsi="Times New Roman" w:eastAsia="Times New Roman" w:cs="Times New Roman"/>
          <w:i w:val="1"/>
          <w:iCs w:val="1"/>
        </w:rPr>
        <w:t>Arrigo</w:t>
      </w:r>
      <w:r w:rsidRPr="38CE7F5A" w:rsidR="0705346F">
        <w:rPr>
          <w:rFonts w:ascii="Times New Roman" w:hAnsi="Times New Roman" w:eastAsia="Times New Roman" w:cs="Times New Roman"/>
          <w:i w:val="1"/>
          <w:iCs w:val="1"/>
        </w:rPr>
        <w:t>,</w:t>
      </w:r>
      <w:r w:rsidRPr="38CE7F5A" w:rsidR="4C9D86BA">
        <w:rPr>
          <w:rFonts w:ascii="Times New Roman" w:hAnsi="Times New Roman" w:eastAsia="Times New Roman" w:cs="Times New Roman"/>
          <w:i w:val="1"/>
          <w:iCs w:val="1"/>
        </w:rPr>
        <w:t xml:space="preserve"> </w:t>
      </w:r>
      <w:r w:rsidRPr="38CE7F5A" w:rsidR="4C9D86BA">
        <w:rPr>
          <w:rFonts w:ascii="Times New Roman" w:hAnsi="Times New Roman" w:eastAsia="Times New Roman" w:cs="Times New Roman"/>
          <w:i w:val="1"/>
          <w:iCs w:val="1"/>
        </w:rPr>
        <w:t>Pietro</w:t>
      </w:r>
      <w:r w:rsidRPr="38CE7F5A" w:rsidR="4C9D86BA">
        <w:rPr>
          <w:rFonts w:ascii="Times New Roman" w:hAnsi="Times New Roman" w:eastAsia="Times New Roman" w:cs="Times New Roman"/>
          <w:i w:val="1"/>
          <w:iCs w:val="1"/>
        </w:rPr>
        <w:t xml:space="preserve">, </w:t>
      </w:r>
      <w:r w:rsidRPr="38CE7F5A" w:rsidR="0705346F">
        <w:rPr>
          <w:rFonts w:ascii="Times New Roman" w:hAnsi="Times New Roman" w:eastAsia="Times New Roman" w:cs="Times New Roman"/>
          <w:i w:val="1"/>
          <w:iCs w:val="1"/>
        </w:rPr>
        <w:t>and Amon</w:t>
      </w:r>
    </w:p>
    <w:p w:rsidR="0705346F" w:rsidP="41F6514C" w:rsidRDefault="0705346F" w14:paraId="63667F76" w14:textId="24CCF106">
      <w:pPr>
        <w:spacing w:after="0" w:line="480" w:lineRule="auto"/>
        <w:rPr>
          <w:rFonts w:ascii="Times New Roman" w:hAnsi="Times New Roman" w:eastAsia="Times New Roman" w:cs="Times New Roman"/>
          <w:lang w:val="it-IT"/>
        </w:rPr>
      </w:pPr>
      <w:r w:rsidRPr="41F6514C">
        <w:rPr>
          <w:rFonts w:ascii="Times New Roman" w:hAnsi="Times New Roman" w:eastAsia="Times New Roman" w:cs="Times New Roman"/>
          <w:lang w:val="it-IT"/>
        </w:rPr>
        <w:t>1596-1600</w:t>
      </w:r>
    </w:p>
    <w:p w:rsidR="0705346F" w:rsidP="41F6514C" w:rsidRDefault="0705346F" w14:paraId="6BE3328B" w14:textId="7F11D594">
      <w:pPr>
        <w:spacing w:after="0" w:line="480" w:lineRule="auto"/>
        <w:rPr>
          <w:rFonts w:ascii="Times New Roman" w:hAnsi="Times New Roman" w:eastAsia="Times New Roman" w:cs="Times New Roman"/>
          <w:lang w:val="it-IT"/>
        </w:rPr>
      </w:pPr>
      <w:r w:rsidRPr="41F6514C">
        <w:rPr>
          <w:rFonts w:ascii="Times New Roman" w:hAnsi="Times New Roman" w:eastAsia="Times New Roman" w:cs="Times New Roman"/>
          <w:lang w:val="it-IT"/>
        </w:rPr>
        <w:t>Museo Nazionale di Capodimonte, Naples.</w:t>
      </w:r>
    </w:p>
    <w:p w:rsidR="2EA1953F" w:rsidP="41F6514C" w:rsidRDefault="2EA1953F" w14:paraId="663D9F52" w14:textId="63383EAA">
      <w:pPr>
        <w:spacing w:after="0" w:line="480" w:lineRule="auto"/>
        <w:rPr>
          <w:lang w:val="en-US"/>
        </w:rPr>
      </w:pPr>
    </w:p>
    <w:p w:rsidR="39197D80" w:rsidP="38CE7F5A" w:rsidRDefault="39197D80" w14:paraId="4457CC8B" w14:textId="47D11AFF">
      <w:pPr>
        <w:spacing w:after="0" w:line="480" w:lineRule="auto"/>
        <w:ind w:firstLine="720"/>
        <w:rPr>
          <w:rFonts w:ascii="Times New Roman" w:hAnsi="Times New Roman" w:eastAsia="Times New Roman" w:cs="Times New Roman"/>
          <w:lang w:val="en-US"/>
        </w:rPr>
      </w:pPr>
      <w:r w:rsidRPr="38CE7F5A" w:rsidR="39197D80">
        <w:rPr>
          <w:rFonts w:ascii="Times New Roman" w:hAnsi="Times New Roman" w:eastAsia="Times New Roman" w:cs="Times New Roman"/>
          <w:lang w:val="en-US"/>
        </w:rPr>
        <w:t>Agostino Caracci was born in 1557</w:t>
      </w:r>
      <w:r w:rsidRPr="38CE7F5A" w:rsidR="15ECA83F">
        <w:rPr>
          <w:rFonts w:ascii="Times New Roman" w:hAnsi="Times New Roman" w:eastAsia="Times New Roman" w:cs="Times New Roman"/>
          <w:lang w:val="en-US"/>
        </w:rPr>
        <w:t xml:space="preserve"> in </w:t>
      </w:r>
      <w:r w:rsidRPr="38CE7F5A" w:rsidR="15ECA83F">
        <w:rPr>
          <w:rFonts w:ascii="Times New Roman" w:hAnsi="Times New Roman" w:eastAsia="Times New Roman" w:cs="Times New Roman"/>
          <w:lang w:val="en-US"/>
        </w:rPr>
        <w:t>Bologona</w:t>
      </w:r>
      <w:r w:rsidRPr="38CE7F5A" w:rsidR="15ECA83F">
        <w:rPr>
          <w:rFonts w:ascii="Times New Roman" w:hAnsi="Times New Roman" w:eastAsia="Times New Roman" w:cs="Times New Roman"/>
          <w:lang w:val="en-US"/>
        </w:rPr>
        <w:t xml:space="preserve">. A printmaker and painter, he </w:t>
      </w:r>
      <w:r w:rsidRPr="38CE7F5A" w:rsidR="1D0F0E41">
        <w:rPr>
          <w:rFonts w:ascii="Times New Roman" w:hAnsi="Times New Roman" w:eastAsia="Times New Roman" w:cs="Times New Roman"/>
          <w:lang w:val="en-US"/>
        </w:rPr>
        <w:t>was imperative to the flourishing success of the Bolognese school of painting. His younger brother, Annibale Caracci, and his cousin</w:t>
      </w:r>
      <w:r w:rsidRPr="38CE7F5A" w:rsidR="1714410E">
        <w:rPr>
          <w:rFonts w:ascii="Times New Roman" w:hAnsi="Times New Roman" w:eastAsia="Times New Roman" w:cs="Times New Roman"/>
          <w:lang w:val="en-US"/>
        </w:rPr>
        <w:t xml:space="preserve">, Ludovico Caracci, were also significant painters and progenitors of the school. </w:t>
      </w:r>
      <w:r w:rsidRPr="38CE7F5A" w:rsidR="584F8515">
        <w:rPr>
          <w:rFonts w:ascii="Times New Roman" w:hAnsi="Times New Roman" w:eastAsia="Times New Roman" w:cs="Times New Roman"/>
          <w:lang w:val="en-US"/>
        </w:rPr>
        <w:t>Agostino studied</w:t>
      </w:r>
      <w:r w:rsidRPr="38CE7F5A" w:rsidR="10FEB19B">
        <w:rPr>
          <w:rFonts w:ascii="Times New Roman" w:hAnsi="Times New Roman" w:eastAsia="Times New Roman" w:cs="Times New Roman"/>
          <w:lang w:val="en-US"/>
        </w:rPr>
        <w:t xml:space="preserve"> painting and engraving under several notable masters, including </w:t>
      </w:r>
      <w:r w:rsidRPr="38CE7F5A" w:rsidR="76C275A0">
        <w:rPr>
          <w:rFonts w:ascii="Times New Roman" w:hAnsi="Times New Roman" w:eastAsia="Times New Roman" w:cs="Times New Roman"/>
          <w:lang w:val="en-US"/>
        </w:rPr>
        <w:t xml:space="preserve">Cornelius Cort, a Dutch engraver who travelled to and worked in Italy, as well as </w:t>
      </w:r>
      <w:r w:rsidRPr="38CE7F5A" w:rsidR="10FEB19B">
        <w:rPr>
          <w:rFonts w:ascii="Times New Roman" w:hAnsi="Times New Roman" w:eastAsia="Times New Roman" w:cs="Times New Roman"/>
          <w:lang w:val="en-US"/>
        </w:rPr>
        <w:t>Prospero Fontana, a famous master of Mannerist frescoes.</w:t>
      </w:r>
    </w:p>
    <w:p w:rsidR="7F8A70C7" w:rsidP="41F6514C" w:rsidRDefault="7F8A70C7" w14:paraId="2C5760A3" w14:textId="5D5CDC6E">
      <w:pPr>
        <w:spacing w:after="0" w:line="480" w:lineRule="auto"/>
        <w:ind w:firstLine="720"/>
        <w:rPr>
          <w:rFonts w:ascii="Times New Roman" w:hAnsi="Times New Roman" w:eastAsia="Times New Roman" w:cs="Times New Roman"/>
        </w:rPr>
      </w:pPr>
      <w:r w:rsidRPr="38CE7F5A" w:rsidR="26EC8919">
        <w:rPr>
          <w:rFonts w:ascii="Times New Roman" w:hAnsi="Times New Roman" w:eastAsia="Times New Roman" w:cs="Times New Roman"/>
          <w:i w:val="1"/>
          <w:iCs w:val="1"/>
          <w:lang w:val="en-US"/>
        </w:rPr>
        <w:t xml:space="preserve">Triple Portrait — </w:t>
      </w:r>
      <w:r w:rsidRPr="38CE7F5A" w:rsidR="6CA6B63D">
        <w:rPr>
          <w:rFonts w:ascii="Times New Roman" w:hAnsi="Times New Roman" w:eastAsia="Times New Roman" w:cs="Times New Roman"/>
          <w:i w:val="1"/>
          <w:iCs w:val="1"/>
          <w:lang w:val="en-US"/>
        </w:rPr>
        <w:t>Arrigo</w:t>
      </w:r>
      <w:r w:rsidRPr="38CE7F5A" w:rsidR="26EC8919">
        <w:rPr>
          <w:rFonts w:ascii="Times New Roman" w:hAnsi="Times New Roman" w:eastAsia="Times New Roman" w:cs="Times New Roman"/>
          <w:i w:val="1"/>
          <w:iCs w:val="1"/>
          <w:lang w:val="en-US"/>
        </w:rPr>
        <w:t>, P</w:t>
      </w:r>
      <w:r w:rsidRPr="38CE7F5A" w:rsidR="0BF91AC0">
        <w:rPr>
          <w:rFonts w:ascii="Times New Roman" w:hAnsi="Times New Roman" w:eastAsia="Times New Roman" w:cs="Times New Roman"/>
          <w:i w:val="1"/>
          <w:iCs w:val="1"/>
          <w:lang w:val="en-US"/>
        </w:rPr>
        <w:t xml:space="preserve">ietro </w:t>
      </w:r>
      <w:r w:rsidRPr="38CE7F5A" w:rsidR="26EC8919">
        <w:rPr>
          <w:rFonts w:ascii="Times New Roman" w:hAnsi="Times New Roman" w:eastAsia="Times New Roman" w:cs="Times New Roman"/>
          <w:i w:val="1"/>
          <w:iCs w:val="1"/>
          <w:lang w:val="en-US"/>
        </w:rPr>
        <w:t>and Amon</w:t>
      </w:r>
      <w:r w:rsidRPr="38CE7F5A" w:rsidR="26EC8919">
        <w:rPr>
          <w:rFonts w:ascii="Times New Roman" w:hAnsi="Times New Roman" w:eastAsia="Times New Roman" w:cs="Times New Roman"/>
          <w:lang w:val="en-US"/>
        </w:rPr>
        <w:t xml:space="preserve"> </w:t>
      </w:r>
      <w:r w:rsidRPr="38CE7F5A" w:rsidR="07591632">
        <w:rPr>
          <w:rFonts w:ascii="Times New Roman" w:hAnsi="Times New Roman" w:eastAsia="Times New Roman" w:cs="Times New Roman"/>
          <w:lang w:val="en-US"/>
        </w:rPr>
        <w:t>was only identified a</w:t>
      </w:r>
      <w:r w:rsidRPr="38CE7F5A" w:rsidR="00F35DD8">
        <w:rPr>
          <w:rFonts w:ascii="Times New Roman" w:hAnsi="Times New Roman" w:eastAsia="Times New Roman" w:cs="Times New Roman"/>
          <w:lang w:val="en-US"/>
        </w:rPr>
        <w:t>s a group portrait instead of a mythological painting in the 20</w:t>
      </w:r>
      <w:r w:rsidRPr="38CE7F5A" w:rsidR="00F35DD8">
        <w:rPr>
          <w:rFonts w:ascii="Times New Roman" w:hAnsi="Times New Roman" w:eastAsia="Times New Roman" w:cs="Times New Roman"/>
          <w:vertAlign w:val="superscript"/>
          <w:lang w:val="en-US"/>
        </w:rPr>
        <w:t>th</w:t>
      </w:r>
      <w:r w:rsidRPr="38CE7F5A" w:rsidR="00F35DD8">
        <w:rPr>
          <w:rFonts w:ascii="Times New Roman" w:hAnsi="Times New Roman" w:eastAsia="Times New Roman" w:cs="Times New Roman"/>
          <w:lang w:val="en-US"/>
        </w:rPr>
        <w:t xml:space="preserve"> century, when t</w:t>
      </w:r>
      <w:r w:rsidRPr="38CE7F5A" w:rsidR="07591632">
        <w:rPr>
          <w:rFonts w:ascii="Times New Roman" w:hAnsi="Times New Roman" w:eastAsia="Times New Roman" w:cs="Times New Roman"/>
          <w:lang w:val="en-US"/>
        </w:rPr>
        <w:t xml:space="preserve">he </w:t>
      </w:r>
      <w:commentRangeStart w:id="2103903881"/>
      <w:r w:rsidRPr="38CE7F5A" w:rsidR="07591632">
        <w:rPr>
          <w:rFonts w:ascii="Times New Roman" w:hAnsi="Times New Roman" w:eastAsia="Times New Roman" w:cs="Times New Roman"/>
          <w:lang w:val="en-US"/>
        </w:rPr>
        <w:t xml:space="preserve">Italian art historian Roberto </w:t>
      </w:r>
      <w:r w:rsidRPr="38CE7F5A" w:rsidR="07591632">
        <w:rPr>
          <w:rFonts w:ascii="Times New Roman" w:hAnsi="Times New Roman" w:eastAsia="Times New Roman" w:cs="Times New Roman"/>
          <w:lang w:val="en-US"/>
        </w:rPr>
        <w:t>Zapperi</w:t>
      </w:r>
      <w:r w:rsidRPr="38CE7F5A" w:rsidR="3889046D">
        <w:rPr>
          <w:rFonts w:ascii="Times New Roman" w:hAnsi="Times New Roman" w:eastAsia="Times New Roman" w:cs="Times New Roman"/>
          <w:lang w:val="en-US"/>
        </w:rPr>
        <w:t xml:space="preserve"> was able to </w:t>
      </w:r>
      <w:r w:rsidRPr="38CE7F5A" w:rsidR="3889046D">
        <w:rPr>
          <w:rFonts w:ascii="Times New Roman" w:hAnsi="Times New Roman" w:eastAsia="Times New Roman" w:cs="Times New Roman"/>
          <w:lang w:val="en-US"/>
        </w:rPr>
        <w:t>identify</w:t>
      </w:r>
      <w:r w:rsidRPr="38CE7F5A" w:rsidR="3889046D">
        <w:rPr>
          <w:rFonts w:ascii="Times New Roman" w:hAnsi="Times New Roman" w:eastAsia="Times New Roman" w:cs="Times New Roman"/>
          <w:lang w:val="en-US"/>
        </w:rPr>
        <w:t xml:space="preserve"> the three figures as individuals who were employed in the court of the House of Farnese</w:t>
      </w:r>
      <w:r w:rsidRPr="38CE7F5A" w:rsidR="41AB8C4D">
        <w:rPr>
          <w:rFonts w:ascii="Times New Roman" w:hAnsi="Times New Roman" w:eastAsia="Times New Roman" w:cs="Times New Roman"/>
          <w:lang w:val="en-US"/>
        </w:rPr>
        <w:t xml:space="preserve"> in an article published in </w:t>
      </w:r>
      <w:commentRangeStart w:id="731237651"/>
      <w:r w:rsidRPr="38CE7F5A" w:rsidR="41AB8C4D">
        <w:rPr>
          <w:rFonts w:ascii="Times New Roman" w:hAnsi="Times New Roman" w:eastAsia="Times New Roman" w:cs="Times New Roman"/>
          <w:lang w:val="en-US"/>
        </w:rPr>
        <w:t>1985</w:t>
      </w:r>
      <w:commentRangeEnd w:id="731237651"/>
      <w:r>
        <w:rPr>
          <w:rStyle w:val="CommentReference"/>
        </w:rPr>
        <w:commentReference w:id="731237651"/>
      </w:r>
      <w:r w:rsidRPr="38CE7F5A" w:rsidR="3889046D">
        <w:rPr>
          <w:rFonts w:ascii="Times New Roman" w:hAnsi="Times New Roman" w:eastAsia="Times New Roman" w:cs="Times New Roman"/>
          <w:lang w:val="en-US"/>
        </w:rPr>
        <w:t>.</w:t>
      </w:r>
      <w:r w:rsidRPr="38CE7F5A" w:rsidR="7A4E7A20">
        <w:rPr>
          <w:rFonts w:ascii="Times New Roman" w:hAnsi="Times New Roman" w:eastAsia="Times New Roman" w:cs="Times New Roman"/>
          <w:lang w:val="en-US"/>
        </w:rPr>
        <w:t xml:space="preserve"> </w:t>
      </w:r>
      <w:commentRangeEnd w:id="2103903881"/>
      <w:r>
        <w:rPr>
          <w:rStyle w:val="CommentReference"/>
        </w:rPr>
        <w:commentReference w:id="2103903881"/>
      </w:r>
      <w:r w:rsidRPr="38CE7F5A" w:rsidR="7A4E7A20">
        <w:rPr>
          <w:rFonts w:ascii="Times New Roman" w:hAnsi="Times New Roman" w:eastAsia="Times New Roman" w:cs="Times New Roman"/>
          <w:lang w:val="en-US"/>
        </w:rPr>
        <w:t>The painting was created in Rome, whe</w:t>
      </w:r>
      <w:r w:rsidRPr="38CE7F5A" w:rsidR="01C9F3A5">
        <w:rPr>
          <w:rFonts w:ascii="Times New Roman" w:hAnsi="Times New Roman" w:eastAsia="Times New Roman" w:cs="Times New Roman"/>
          <w:lang w:val="en-US"/>
        </w:rPr>
        <w:t>n</w:t>
      </w:r>
      <w:r w:rsidRPr="38CE7F5A" w:rsidR="7A4E7A20">
        <w:rPr>
          <w:rFonts w:ascii="Times New Roman" w:hAnsi="Times New Roman" w:eastAsia="Times New Roman" w:cs="Times New Roman"/>
          <w:lang w:val="en-US"/>
        </w:rPr>
        <w:t xml:space="preserve"> Agostino was </w:t>
      </w:r>
      <w:r w:rsidRPr="38CE7F5A" w:rsidR="16800163">
        <w:rPr>
          <w:rFonts w:ascii="Times New Roman" w:hAnsi="Times New Roman" w:eastAsia="Times New Roman" w:cs="Times New Roman"/>
          <w:lang w:val="en-US"/>
        </w:rPr>
        <w:t xml:space="preserve">supporting his younger brother’s </w:t>
      </w:r>
      <w:r w:rsidRPr="38CE7F5A" w:rsidR="2220C5E9">
        <w:rPr>
          <w:rFonts w:ascii="Times New Roman" w:hAnsi="Times New Roman" w:eastAsia="Times New Roman" w:cs="Times New Roman"/>
          <w:lang w:val="en-US"/>
        </w:rPr>
        <w:t xml:space="preserve">work in </w:t>
      </w:r>
      <w:r w:rsidRPr="38CE7F5A" w:rsidR="494BD2FA">
        <w:rPr>
          <w:rFonts w:ascii="Times New Roman" w:hAnsi="Times New Roman" w:eastAsia="Times New Roman" w:cs="Times New Roman"/>
          <w:lang w:val="en-US"/>
        </w:rPr>
        <w:t>the Palazzo Farnese</w:t>
      </w:r>
      <w:r w:rsidRPr="38CE7F5A" w:rsidR="6F55E7F5">
        <w:rPr>
          <w:rFonts w:ascii="Times New Roman" w:hAnsi="Times New Roman" w:eastAsia="Times New Roman" w:cs="Times New Roman"/>
          <w:lang w:val="en-US"/>
        </w:rPr>
        <w:t xml:space="preserve"> under the commission of </w:t>
      </w:r>
      <w:r w:rsidRPr="38CE7F5A" w:rsidR="6F55E7F5">
        <w:rPr>
          <w:rFonts w:ascii="Times New Roman" w:hAnsi="Times New Roman" w:eastAsia="Times New Roman" w:cs="Times New Roman"/>
          <w:lang w:val="en-US"/>
        </w:rPr>
        <w:t>the Cardinal</w:t>
      </w:r>
      <w:r w:rsidRPr="38CE7F5A" w:rsidR="6F55E7F5">
        <w:rPr>
          <w:rFonts w:ascii="Times New Roman" w:hAnsi="Times New Roman" w:eastAsia="Times New Roman" w:cs="Times New Roman"/>
          <w:lang w:val="en-US"/>
        </w:rPr>
        <w:t xml:space="preserve"> O</w:t>
      </w:r>
      <w:r w:rsidRPr="38CE7F5A" w:rsidR="080CD9E3">
        <w:rPr>
          <w:rFonts w:ascii="Times New Roman" w:hAnsi="Times New Roman" w:eastAsia="Times New Roman" w:cs="Times New Roman"/>
          <w:lang w:val="en-US"/>
        </w:rPr>
        <w:t xml:space="preserve">doardo Farnese. </w:t>
      </w:r>
      <w:r w:rsidRPr="38CE7F5A" w:rsidR="00056E47">
        <w:rPr>
          <w:rFonts w:ascii="Times New Roman" w:hAnsi="Times New Roman" w:eastAsia="Times New Roman" w:cs="Times New Roman"/>
          <w:lang w:val="en-US"/>
        </w:rPr>
        <w:t>In the last few years of the sixteenth century</w:t>
      </w:r>
      <w:r w:rsidRPr="38CE7F5A" w:rsidR="78D7F084">
        <w:rPr>
          <w:rFonts w:ascii="Times New Roman" w:hAnsi="Times New Roman" w:eastAsia="Times New Roman" w:cs="Times New Roman"/>
          <w:lang w:val="en-US"/>
        </w:rPr>
        <w:t xml:space="preserve">, Annibale </w:t>
      </w:r>
      <w:r w:rsidRPr="38CE7F5A" w:rsidR="78D7F084">
        <w:rPr>
          <w:rFonts w:ascii="Times New Roman" w:hAnsi="Times New Roman" w:eastAsia="Times New Roman" w:cs="Times New Roman"/>
          <w:lang w:val="en-US"/>
        </w:rPr>
        <w:t>Carraci</w:t>
      </w:r>
      <w:r w:rsidRPr="38CE7F5A" w:rsidR="78D7F084">
        <w:rPr>
          <w:rFonts w:ascii="Times New Roman" w:hAnsi="Times New Roman" w:eastAsia="Times New Roman" w:cs="Times New Roman"/>
          <w:lang w:val="en-US"/>
        </w:rPr>
        <w:t xml:space="preserve"> was tasked with frescoing the </w:t>
      </w:r>
      <w:r w:rsidRPr="38CE7F5A" w:rsidR="78D7F084">
        <w:rPr>
          <w:rFonts w:ascii="Times New Roman" w:hAnsi="Times New Roman" w:eastAsia="Times New Roman" w:cs="Times New Roman"/>
          <w:lang w:val="en-US"/>
        </w:rPr>
        <w:t>pal</w:t>
      </w:r>
      <w:r w:rsidRPr="38CE7F5A" w:rsidR="1D9757BE">
        <w:rPr>
          <w:rFonts w:ascii="Times New Roman" w:hAnsi="Times New Roman" w:eastAsia="Times New Roman" w:cs="Times New Roman"/>
          <w:lang w:val="en-US"/>
        </w:rPr>
        <w:t>ace’s</w:t>
      </w:r>
      <w:r w:rsidRPr="38CE7F5A" w:rsidR="1D9757BE">
        <w:rPr>
          <w:rFonts w:ascii="Times New Roman" w:hAnsi="Times New Roman" w:eastAsia="Times New Roman" w:cs="Times New Roman"/>
          <w:lang w:val="en-US"/>
        </w:rPr>
        <w:t xml:space="preserve"> study, the Camerino, as well as the large Farnese Gallery.</w:t>
      </w:r>
    </w:p>
    <w:p w:rsidR="6ECD1F2E" w:rsidP="41F6514C" w:rsidRDefault="6ECD1F2E" w14:paraId="0669147A" w14:textId="7656DD91">
      <w:pPr>
        <w:spacing w:after="0" w:line="480" w:lineRule="auto"/>
        <w:ind w:firstLine="720"/>
        <w:rPr>
          <w:rFonts w:ascii="Times New Roman" w:hAnsi="Times New Roman" w:eastAsia="Times New Roman" w:cs="Times New Roman"/>
          <w:lang w:val="en-US"/>
        </w:rPr>
      </w:pPr>
      <w:commentRangeStart w:id="1562453670"/>
      <w:commentRangeStart w:id="1964536135"/>
      <w:r w:rsidRPr="38CE7F5A" w:rsidR="5146E8B0">
        <w:rPr>
          <w:rFonts w:ascii="Times New Roman" w:hAnsi="Times New Roman" w:eastAsia="Times New Roman" w:cs="Times New Roman"/>
          <w:lang w:val="en-US"/>
        </w:rPr>
        <w:t>It was therefore likely that Agostino met and painted these individuals during his time involved at the Farnese court.</w:t>
      </w:r>
      <w:commentRangeEnd w:id="1562453670"/>
      <w:r>
        <w:rPr>
          <w:rStyle w:val="CommentReference"/>
        </w:rPr>
        <w:commentReference w:id="1562453670"/>
      </w:r>
      <w:commentRangeEnd w:id="1964536135"/>
      <w:r>
        <w:rPr>
          <w:rStyle w:val="CommentReference"/>
        </w:rPr>
        <w:commentReference w:id="1964536135"/>
      </w:r>
      <w:r w:rsidRPr="38CE7F5A" w:rsidR="5904E795">
        <w:rPr>
          <w:rFonts w:ascii="Times New Roman" w:hAnsi="Times New Roman" w:eastAsia="Times New Roman" w:cs="Times New Roman"/>
          <w:lang w:val="en-US"/>
        </w:rPr>
        <w:t xml:space="preserve"> </w:t>
      </w:r>
      <w:r w:rsidRPr="38CE7F5A" w:rsidR="5904E795">
        <w:rPr>
          <w:rFonts w:ascii="Times New Roman" w:hAnsi="Times New Roman" w:eastAsia="Times New Roman" w:cs="Times New Roman"/>
          <w:i w:val="1"/>
          <w:iCs w:val="1"/>
          <w:lang w:val="en-US"/>
        </w:rPr>
        <w:t xml:space="preserve">Triple Portrait </w:t>
      </w:r>
      <w:r w:rsidRPr="38CE7F5A" w:rsidR="5904E795">
        <w:rPr>
          <w:rFonts w:ascii="Times New Roman" w:hAnsi="Times New Roman" w:eastAsia="Times New Roman" w:cs="Times New Roman"/>
          <w:lang w:val="en-US"/>
        </w:rPr>
        <w:t xml:space="preserve">depicts three figures conversing in the shade of a large oak tree. On the left, a </w:t>
      </w:r>
      <w:r w:rsidRPr="38CE7F5A" w:rsidR="767F6871">
        <w:rPr>
          <w:rFonts w:ascii="Times New Roman" w:hAnsi="Times New Roman" w:eastAsia="Times New Roman" w:cs="Times New Roman"/>
          <w:lang w:val="en-US"/>
        </w:rPr>
        <w:t>man with dwarfism known as</w:t>
      </w:r>
      <w:r w:rsidRPr="38CE7F5A" w:rsidR="5904E795">
        <w:rPr>
          <w:rFonts w:ascii="Times New Roman" w:hAnsi="Times New Roman" w:eastAsia="Times New Roman" w:cs="Times New Roman"/>
          <w:lang w:val="en-US"/>
        </w:rPr>
        <w:t xml:space="preserve"> </w:t>
      </w:r>
      <w:r w:rsidRPr="38CE7F5A" w:rsidR="2ACEBCCC">
        <w:rPr>
          <w:rFonts w:ascii="Times New Roman" w:hAnsi="Times New Roman" w:eastAsia="Times New Roman" w:cs="Times New Roman"/>
          <w:lang w:val="en-US"/>
        </w:rPr>
        <w:t xml:space="preserve">Amon </w:t>
      </w:r>
      <w:r w:rsidRPr="38CE7F5A" w:rsidR="22289658">
        <w:rPr>
          <w:rFonts w:ascii="Times New Roman" w:hAnsi="Times New Roman" w:eastAsia="Times New Roman" w:cs="Times New Roman"/>
          <w:lang w:val="en-US"/>
        </w:rPr>
        <w:t xml:space="preserve">hugs a large dog with his right arm, while a </w:t>
      </w:r>
      <w:r w:rsidRPr="38CE7F5A" w:rsidR="2401E252">
        <w:rPr>
          <w:rFonts w:ascii="Times New Roman" w:hAnsi="Times New Roman" w:eastAsia="Times New Roman" w:cs="Times New Roman"/>
          <w:lang w:val="en-US"/>
        </w:rPr>
        <w:t>macaw is perched on his left shoulder, eating berries out of the palm of another man in the middle of the composition. This man, id</w:t>
      </w:r>
      <w:r w:rsidRPr="38CE7F5A" w:rsidR="191F5F03">
        <w:rPr>
          <w:rFonts w:ascii="Times New Roman" w:hAnsi="Times New Roman" w:eastAsia="Times New Roman" w:cs="Times New Roman"/>
          <w:lang w:val="en-US"/>
        </w:rPr>
        <w:t>entified as Arrigo Gonzalez</w:t>
      </w:r>
      <w:r w:rsidRPr="38CE7F5A" w:rsidR="382A15E3">
        <w:rPr>
          <w:rFonts w:ascii="Times New Roman" w:hAnsi="Times New Roman" w:eastAsia="Times New Roman" w:cs="Times New Roman"/>
          <w:lang w:val="en-US"/>
        </w:rPr>
        <w:t xml:space="preserve"> and given the nickname Hairy Harry, i</w:t>
      </w:r>
      <w:commentRangeStart w:id="107235930"/>
      <w:r w:rsidRPr="38CE7F5A" w:rsidR="382A15E3">
        <w:rPr>
          <w:rFonts w:ascii="Times New Roman" w:hAnsi="Times New Roman" w:eastAsia="Times New Roman" w:cs="Times New Roman"/>
          <w:lang w:val="en-US"/>
        </w:rPr>
        <w:t xml:space="preserve">s </w:t>
      </w:r>
      <w:r w:rsidRPr="38CE7F5A" w:rsidR="382A15E3">
        <w:rPr>
          <w:rFonts w:ascii="Times New Roman" w:hAnsi="Times New Roman" w:eastAsia="Times New Roman" w:cs="Times New Roman"/>
          <w:lang w:val="en-US"/>
        </w:rPr>
        <w:t>nearly completely</w:t>
      </w:r>
      <w:r w:rsidRPr="38CE7F5A" w:rsidR="382A15E3">
        <w:rPr>
          <w:rFonts w:ascii="Times New Roman" w:hAnsi="Times New Roman" w:eastAsia="Times New Roman" w:cs="Times New Roman"/>
          <w:lang w:val="en-US"/>
        </w:rPr>
        <w:t xml:space="preserve"> naked, save for two pieces of sheepskin tied on his waist and </w:t>
      </w:r>
      <w:r w:rsidRPr="38CE7F5A" w:rsidR="4C930DC4">
        <w:rPr>
          <w:rFonts w:ascii="Times New Roman" w:hAnsi="Times New Roman" w:eastAsia="Times New Roman" w:cs="Times New Roman"/>
          <w:lang w:val="en-US"/>
        </w:rPr>
        <w:t xml:space="preserve">draped across his shoulders. His face is entirely covered in brown hair, a sign </w:t>
      </w:r>
      <w:r w:rsidRPr="38CE7F5A" w:rsidR="2C078E93">
        <w:rPr>
          <w:rFonts w:ascii="Times New Roman" w:hAnsi="Times New Roman" w:eastAsia="Times New Roman" w:cs="Times New Roman"/>
          <w:lang w:val="en-US"/>
        </w:rPr>
        <w:t>of a condition known as hypertrichosis.</w:t>
      </w:r>
      <w:r w:rsidRPr="38CE7F5A" w:rsidR="4C930DC4">
        <w:rPr>
          <w:rFonts w:ascii="Times New Roman" w:hAnsi="Times New Roman" w:eastAsia="Times New Roman" w:cs="Times New Roman"/>
          <w:lang w:val="en-US"/>
        </w:rPr>
        <w:t xml:space="preserve"> </w:t>
      </w:r>
      <w:r w:rsidRPr="38CE7F5A" w:rsidR="2684CAF1">
        <w:rPr>
          <w:rFonts w:ascii="Times New Roman" w:hAnsi="Times New Roman" w:eastAsia="Times New Roman" w:cs="Times New Roman"/>
          <w:lang w:val="en-US"/>
        </w:rPr>
        <w:t xml:space="preserve">A small monkey also reaches for the berries in his hand, while another monkey plays with a small dog on his lap. </w:t>
      </w:r>
      <w:r w:rsidRPr="38CE7F5A" w:rsidR="4C930DC4">
        <w:rPr>
          <w:rFonts w:ascii="Times New Roman" w:hAnsi="Times New Roman" w:eastAsia="Times New Roman" w:cs="Times New Roman"/>
          <w:lang w:val="en-US"/>
        </w:rPr>
        <w:t xml:space="preserve">On the right, a jester named Mad Peter </w:t>
      </w:r>
      <w:r w:rsidRPr="38CE7F5A" w:rsidR="554DAB4D">
        <w:rPr>
          <w:rFonts w:ascii="Times New Roman" w:hAnsi="Times New Roman" w:eastAsia="Times New Roman" w:cs="Times New Roman"/>
          <w:lang w:val="en-US"/>
        </w:rPr>
        <w:t xml:space="preserve">leans into Arrigo Gonzalez’s shoulder, saying something to him. </w:t>
      </w:r>
      <w:commentRangeEnd w:id="107235930"/>
      <w:r>
        <w:rPr>
          <w:rStyle w:val="CommentReference"/>
        </w:rPr>
        <w:commentReference w:id="107235930"/>
      </w:r>
    </w:p>
    <w:p w:rsidR="6B27387B" w:rsidP="38CE7F5A" w:rsidRDefault="6B27387B" w14:paraId="6403378B" w14:textId="5CDD755E">
      <w:pPr>
        <w:spacing w:line="480" w:lineRule="auto"/>
        <w:ind w:firstLine="720"/>
        <w:rPr>
          <w:rFonts w:ascii="Times New Roman" w:hAnsi="Times New Roman" w:eastAsia="Times New Roman" w:cs="Times New Roman"/>
          <w:lang w:val="en-US"/>
        </w:rPr>
      </w:pPr>
      <w:r w:rsidRPr="5446FB99" w:rsidR="6B27387B">
        <w:rPr>
          <w:rFonts w:ascii="Times New Roman" w:hAnsi="Times New Roman" w:eastAsia="Times New Roman" w:cs="Times New Roman"/>
          <w:i w:val="1"/>
          <w:iCs w:val="1"/>
          <w:lang w:val="en-US"/>
        </w:rPr>
        <w:t xml:space="preserve">Triple Portrait </w:t>
      </w:r>
      <w:r w:rsidRPr="5446FB99" w:rsidR="6B27387B">
        <w:rPr>
          <w:rFonts w:ascii="Times New Roman" w:hAnsi="Times New Roman" w:eastAsia="Times New Roman" w:cs="Times New Roman"/>
          <w:lang w:val="en-US"/>
        </w:rPr>
        <w:t xml:space="preserve">is characteristic of the </w:t>
      </w:r>
      <w:r w:rsidRPr="5446FB99" w:rsidR="6B27387B">
        <w:rPr>
          <w:rFonts w:ascii="Times New Roman" w:hAnsi="Times New Roman" w:eastAsia="Times New Roman" w:cs="Times New Roman"/>
          <w:lang w:val="en-US"/>
        </w:rPr>
        <w:t>caracturesque</w:t>
      </w:r>
      <w:r w:rsidRPr="5446FB99" w:rsidR="6B27387B">
        <w:rPr>
          <w:rFonts w:ascii="Times New Roman" w:hAnsi="Times New Roman" w:eastAsia="Times New Roman" w:cs="Times New Roman"/>
          <w:lang w:val="en-US"/>
        </w:rPr>
        <w:t xml:space="preserve"> portraiture depicting court entertainers at the </w:t>
      </w:r>
      <w:r w:rsidRPr="5446FB99" w:rsidR="79DDA1E5">
        <w:rPr>
          <w:rFonts w:ascii="Times New Roman" w:hAnsi="Times New Roman" w:eastAsia="Times New Roman" w:cs="Times New Roman"/>
          <w:lang w:val="en-US"/>
        </w:rPr>
        <w:t xml:space="preserve">time. </w:t>
      </w:r>
      <w:r w:rsidRPr="5446FB99" w:rsidR="491B406C">
        <w:rPr>
          <w:rFonts w:ascii="Times New Roman" w:hAnsi="Times New Roman" w:eastAsia="Times New Roman" w:cs="Times New Roman"/>
          <w:lang w:val="en-US"/>
        </w:rPr>
        <w:t xml:space="preserve">Court dwarfs, such as Amon, were often depicted alongside </w:t>
      </w:r>
      <w:r w:rsidRPr="5446FB99" w:rsidR="0BCDA9D1">
        <w:rPr>
          <w:rFonts w:ascii="Times New Roman" w:hAnsi="Times New Roman" w:eastAsia="Times New Roman" w:cs="Times New Roman"/>
          <w:lang w:val="en-US"/>
        </w:rPr>
        <w:t xml:space="preserve">large </w:t>
      </w:r>
      <w:r w:rsidRPr="5446FB99" w:rsidR="491B406C">
        <w:rPr>
          <w:rFonts w:ascii="Times New Roman" w:hAnsi="Times New Roman" w:eastAsia="Times New Roman" w:cs="Times New Roman"/>
          <w:lang w:val="en-US"/>
        </w:rPr>
        <w:t xml:space="preserve">animals </w:t>
      </w:r>
      <w:r w:rsidRPr="5446FB99" w:rsidR="40838259">
        <w:rPr>
          <w:rFonts w:ascii="Times New Roman" w:hAnsi="Times New Roman" w:eastAsia="Times New Roman" w:cs="Times New Roman"/>
          <w:lang w:val="en-US"/>
        </w:rPr>
        <w:t xml:space="preserve">to </w:t>
      </w:r>
      <w:r w:rsidRPr="5446FB99" w:rsidR="791CB82A">
        <w:rPr>
          <w:rFonts w:ascii="Times New Roman" w:hAnsi="Times New Roman" w:eastAsia="Times New Roman" w:cs="Times New Roman"/>
          <w:lang w:val="en-US"/>
        </w:rPr>
        <w:t>emphasise</w:t>
      </w:r>
      <w:r w:rsidRPr="5446FB99" w:rsidR="791CB82A">
        <w:rPr>
          <w:rFonts w:ascii="Times New Roman" w:hAnsi="Times New Roman" w:eastAsia="Times New Roman" w:cs="Times New Roman"/>
          <w:lang w:val="en-US"/>
        </w:rPr>
        <w:t xml:space="preserve"> their small stature and "exoticness</w:t>
      </w:r>
      <w:r w:rsidRPr="5446FB99" w:rsidR="791CB82A">
        <w:rPr>
          <w:rFonts w:ascii="Times New Roman" w:hAnsi="Times New Roman" w:eastAsia="Times New Roman" w:cs="Times New Roman"/>
          <w:lang w:val="en-US"/>
        </w:rPr>
        <w:t>”.</w:t>
      </w:r>
      <w:r w:rsidRPr="5446FB99" w:rsidR="791CB82A">
        <w:rPr>
          <w:rFonts w:ascii="Times New Roman" w:hAnsi="Times New Roman" w:eastAsia="Times New Roman" w:cs="Times New Roman"/>
          <w:lang w:val="en-US"/>
        </w:rPr>
        <w:t xml:space="preserve"> </w:t>
      </w:r>
      <w:r w:rsidRPr="5446FB99" w:rsidR="7FC794FD">
        <w:rPr>
          <w:rFonts w:ascii="Times New Roman" w:hAnsi="Times New Roman" w:eastAsia="Times New Roman" w:cs="Times New Roman"/>
          <w:lang w:val="en-US"/>
        </w:rPr>
        <w:t xml:space="preserve">According to </w:t>
      </w:r>
      <w:r w:rsidRPr="5446FB99" w:rsidR="7FC794FD">
        <w:rPr>
          <w:rFonts w:ascii="Times New Roman" w:hAnsi="Times New Roman" w:eastAsia="Times New Roman" w:cs="Times New Roman"/>
          <w:lang w:val="en-US"/>
        </w:rPr>
        <w:t>Zapperi</w:t>
      </w:r>
      <w:r w:rsidRPr="5446FB99" w:rsidR="7FC794FD">
        <w:rPr>
          <w:rFonts w:ascii="Times New Roman" w:hAnsi="Times New Roman" w:eastAsia="Times New Roman" w:cs="Times New Roman"/>
          <w:lang w:val="en-US"/>
        </w:rPr>
        <w:t xml:space="preserve">, Amon was documented in the </w:t>
      </w:r>
      <w:r w:rsidRPr="5446FB99" w:rsidR="11183EB7">
        <w:rPr>
          <w:rFonts w:ascii="Times New Roman" w:hAnsi="Times New Roman" w:eastAsia="Times New Roman" w:cs="Times New Roman"/>
          <w:lang w:val="en-US"/>
        </w:rPr>
        <w:t xml:space="preserve">payroll </w:t>
      </w:r>
      <w:r w:rsidRPr="5446FB99" w:rsidR="7FC794FD">
        <w:rPr>
          <w:rFonts w:ascii="Times New Roman" w:hAnsi="Times New Roman" w:eastAsia="Times New Roman" w:cs="Times New Roman"/>
          <w:lang w:val="en-US"/>
        </w:rPr>
        <w:t xml:space="preserve">as a hunting leader </w:t>
      </w:r>
      <w:r w:rsidRPr="5446FB99" w:rsidR="7FC794FD">
        <w:rPr>
          <w:rFonts w:ascii="Times New Roman" w:hAnsi="Times New Roman" w:eastAsia="Times New Roman" w:cs="Times New Roman"/>
          <w:lang w:val="en-US"/>
        </w:rPr>
        <w:t>(?), and</w:t>
      </w:r>
      <w:r w:rsidRPr="5446FB99" w:rsidR="7FC794FD">
        <w:rPr>
          <w:rFonts w:ascii="Times New Roman" w:hAnsi="Times New Roman" w:eastAsia="Times New Roman" w:cs="Times New Roman"/>
          <w:lang w:val="en-US"/>
        </w:rPr>
        <w:t xml:space="preserve"> </w:t>
      </w:r>
      <w:r w:rsidRPr="5446FB99" w:rsidR="7FC794FD">
        <w:rPr>
          <w:rFonts w:ascii="Times New Roman" w:hAnsi="Times New Roman" w:eastAsia="Times New Roman" w:cs="Times New Roman"/>
          <w:lang w:val="en-US"/>
        </w:rPr>
        <w:t>was responsible for</w:t>
      </w:r>
      <w:r w:rsidRPr="5446FB99" w:rsidR="7FC794FD">
        <w:rPr>
          <w:rFonts w:ascii="Times New Roman" w:hAnsi="Times New Roman" w:eastAsia="Times New Roman" w:cs="Times New Roman"/>
          <w:lang w:val="en-US"/>
        </w:rPr>
        <w:t xml:space="preserve"> the </w:t>
      </w:r>
      <w:r w:rsidRPr="5446FB99" w:rsidR="120D51AF">
        <w:rPr>
          <w:rFonts w:ascii="Times New Roman" w:hAnsi="Times New Roman" w:eastAsia="Times New Roman" w:cs="Times New Roman"/>
          <w:lang w:val="en-US"/>
        </w:rPr>
        <w:t>hunting dogs of the court.</w:t>
      </w:r>
      <w:r w:rsidRPr="5446FB99" w:rsidR="7818A93B">
        <w:rPr>
          <w:rFonts w:ascii="Times New Roman" w:hAnsi="Times New Roman" w:eastAsia="Times New Roman" w:cs="Times New Roman"/>
          <w:lang w:val="en-US"/>
        </w:rPr>
        <w:t xml:space="preserve"> </w:t>
      </w:r>
    </w:p>
    <w:p w:rsidR="6B27387B" w:rsidP="41F6514C" w:rsidRDefault="6B27387B" w14:paraId="3912CF16" w14:textId="2CCCC77A">
      <w:pPr>
        <w:spacing w:line="480" w:lineRule="auto"/>
        <w:ind w:firstLine="720"/>
        <w:rPr>
          <w:rFonts w:ascii="Times New Roman" w:hAnsi="Times New Roman" w:eastAsia="Times New Roman" w:cs="Times New Roman"/>
          <w:lang w:val="en-US"/>
        </w:rPr>
      </w:pPr>
      <w:r w:rsidRPr="38CE7F5A" w:rsidR="56FBD9FA">
        <w:rPr>
          <w:rFonts w:ascii="Times New Roman" w:hAnsi="Times New Roman" w:eastAsia="Times New Roman" w:cs="Times New Roman"/>
          <w:lang w:val="en-US"/>
        </w:rPr>
        <w:t>Among the three, the life of Arrigo Gonzalez is most well-documented. H</w:t>
      </w:r>
      <w:r w:rsidRPr="38CE7F5A" w:rsidR="7335F6E3">
        <w:rPr>
          <w:rFonts w:ascii="Times New Roman" w:hAnsi="Times New Roman" w:eastAsia="Times New Roman" w:cs="Times New Roman"/>
          <w:lang w:val="en-US"/>
        </w:rPr>
        <w:t>i</w:t>
      </w:r>
      <w:r w:rsidRPr="38CE7F5A" w:rsidR="56FBD9FA">
        <w:rPr>
          <w:rFonts w:ascii="Times New Roman" w:hAnsi="Times New Roman" w:eastAsia="Times New Roman" w:cs="Times New Roman"/>
          <w:lang w:val="en-US"/>
        </w:rPr>
        <w:t>s father, P</w:t>
      </w:r>
      <w:r w:rsidRPr="38CE7F5A" w:rsidR="34F67BE3">
        <w:rPr>
          <w:rFonts w:ascii="Times New Roman" w:hAnsi="Times New Roman" w:eastAsia="Times New Roman" w:cs="Times New Roman"/>
          <w:lang w:val="en-US"/>
        </w:rPr>
        <w:t>etrus</w:t>
      </w:r>
      <w:r w:rsidRPr="38CE7F5A" w:rsidR="56FBD9FA">
        <w:rPr>
          <w:rFonts w:ascii="Times New Roman" w:hAnsi="Times New Roman" w:eastAsia="Times New Roman" w:cs="Times New Roman"/>
          <w:lang w:val="en-US"/>
        </w:rPr>
        <w:t xml:space="preserve"> Gonzalez</w:t>
      </w:r>
      <w:r w:rsidRPr="38CE7F5A" w:rsidR="533144AA">
        <w:rPr>
          <w:rFonts w:ascii="Times New Roman" w:hAnsi="Times New Roman" w:eastAsia="Times New Roman" w:cs="Times New Roman"/>
          <w:lang w:val="en-US"/>
        </w:rPr>
        <w:t>, was sent away from the Canary Islands where he was born and gifted to Henry II, King of France at 10 years old. The boy was late</w:t>
      </w:r>
      <w:r w:rsidRPr="38CE7F5A" w:rsidR="1E07068F">
        <w:rPr>
          <w:rFonts w:ascii="Times New Roman" w:hAnsi="Times New Roman" w:eastAsia="Times New Roman" w:cs="Times New Roman"/>
          <w:lang w:val="en-US"/>
        </w:rPr>
        <w:t>r gifted to Alexander Farnese, who happened to be Duke of Parma and the brother of Cardinal Odoardo Farnese. Of the seven children that Petrus had, four inherited the same condition</w:t>
      </w:r>
      <w:r w:rsidRPr="38CE7F5A" w:rsidR="517D7973">
        <w:rPr>
          <w:rFonts w:ascii="Times New Roman" w:hAnsi="Times New Roman" w:eastAsia="Times New Roman" w:cs="Times New Roman"/>
          <w:lang w:val="en-US"/>
        </w:rPr>
        <w:t xml:space="preserve"> — the singular son being Arrigo, who was gifted to the court of the Cardinal.</w:t>
      </w:r>
      <w:r w:rsidRPr="38CE7F5A" w:rsidR="0C268DBE">
        <w:rPr>
          <w:rFonts w:ascii="Times New Roman" w:hAnsi="Times New Roman" w:eastAsia="Times New Roman" w:cs="Times New Roman"/>
          <w:lang w:val="en-US"/>
        </w:rPr>
        <w:t xml:space="preserve"> In </w:t>
      </w:r>
      <w:r w:rsidRPr="38CE7F5A" w:rsidR="0C268DBE">
        <w:rPr>
          <w:rFonts w:ascii="Times New Roman" w:hAnsi="Times New Roman" w:eastAsia="Times New Roman" w:cs="Times New Roman"/>
          <w:i w:val="1"/>
          <w:iCs w:val="1"/>
          <w:lang w:val="en-US"/>
        </w:rPr>
        <w:t>Triple Portrait</w:t>
      </w:r>
      <w:r w:rsidRPr="38CE7F5A" w:rsidR="0C268DBE">
        <w:rPr>
          <w:rFonts w:ascii="Times New Roman" w:hAnsi="Times New Roman" w:eastAsia="Times New Roman" w:cs="Times New Roman"/>
          <w:lang w:val="en-US"/>
        </w:rPr>
        <w:t>, Arrigo is depicted as a man</w:t>
      </w:r>
      <w:r w:rsidRPr="38CE7F5A" w:rsidR="2AEEE90E">
        <w:rPr>
          <w:rFonts w:ascii="Times New Roman" w:hAnsi="Times New Roman" w:eastAsia="Times New Roman" w:cs="Times New Roman"/>
          <w:lang w:val="en-US"/>
        </w:rPr>
        <w:t xml:space="preserve"> of wild, animalistic nature</w:t>
      </w:r>
      <w:r w:rsidRPr="38CE7F5A" w:rsidR="302314C7">
        <w:rPr>
          <w:rFonts w:ascii="Times New Roman" w:hAnsi="Times New Roman" w:eastAsia="Times New Roman" w:cs="Times New Roman"/>
          <w:lang w:val="en-US"/>
        </w:rPr>
        <w:t xml:space="preserve"> because of his condition</w:t>
      </w:r>
      <w:r w:rsidRPr="38CE7F5A" w:rsidR="0C268DBE">
        <w:rPr>
          <w:rFonts w:ascii="Times New Roman" w:hAnsi="Times New Roman" w:eastAsia="Times New Roman" w:cs="Times New Roman"/>
          <w:lang w:val="en-US"/>
        </w:rPr>
        <w:t xml:space="preserve">: despite his noble status, </w:t>
      </w:r>
      <w:r w:rsidRPr="38CE7F5A" w:rsidR="2E5FE9D5">
        <w:rPr>
          <w:rFonts w:ascii="Times New Roman" w:hAnsi="Times New Roman" w:eastAsia="Times New Roman" w:cs="Times New Roman"/>
          <w:lang w:val="en-US"/>
        </w:rPr>
        <w:t xml:space="preserve">here he is </w:t>
      </w:r>
      <w:r w:rsidRPr="38CE7F5A" w:rsidR="7B5B30A2">
        <w:rPr>
          <w:rFonts w:ascii="Times New Roman" w:hAnsi="Times New Roman" w:eastAsia="Times New Roman" w:cs="Times New Roman"/>
          <w:lang w:val="en-US"/>
        </w:rPr>
        <w:t xml:space="preserve">barely </w:t>
      </w:r>
      <w:r w:rsidRPr="38CE7F5A" w:rsidR="2E5FE9D5">
        <w:rPr>
          <w:rFonts w:ascii="Times New Roman" w:hAnsi="Times New Roman" w:eastAsia="Times New Roman" w:cs="Times New Roman"/>
          <w:lang w:val="en-US"/>
        </w:rPr>
        <w:t xml:space="preserve">clad in </w:t>
      </w:r>
      <w:r w:rsidRPr="38CE7F5A" w:rsidR="7D71B805">
        <w:rPr>
          <w:rFonts w:ascii="Times New Roman" w:hAnsi="Times New Roman" w:eastAsia="Times New Roman" w:cs="Times New Roman"/>
          <w:lang w:val="en-US"/>
        </w:rPr>
        <w:t>sheep</w:t>
      </w:r>
      <w:r w:rsidRPr="38CE7F5A" w:rsidR="2E5FE9D5">
        <w:rPr>
          <w:rFonts w:ascii="Times New Roman" w:hAnsi="Times New Roman" w:eastAsia="Times New Roman" w:cs="Times New Roman"/>
          <w:lang w:val="en-US"/>
        </w:rPr>
        <w:t>skin</w:t>
      </w:r>
      <w:r w:rsidRPr="38CE7F5A" w:rsidR="482974FA">
        <w:rPr>
          <w:rFonts w:ascii="Times New Roman" w:hAnsi="Times New Roman" w:eastAsia="Times New Roman" w:cs="Times New Roman"/>
          <w:lang w:val="en-US"/>
        </w:rPr>
        <w:t>, engaging in play with the animals</w:t>
      </w:r>
      <w:r w:rsidRPr="38CE7F5A" w:rsidR="2E5FE9D5">
        <w:rPr>
          <w:rFonts w:ascii="Times New Roman" w:hAnsi="Times New Roman" w:eastAsia="Times New Roman" w:cs="Times New Roman"/>
          <w:lang w:val="en-US"/>
        </w:rPr>
        <w:t>.</w:t>
      </w:r>
      <w:r w:rsidRPr="38CE7F5A" w:rsidR="0C268DBE">
        <w:rPr>
          <w:rFonts w:ascii="Times New Roman" w:hAnsi="Times New Roman" w:eastAsia="Times New Roman" w:cs="Times New Roman"/>
          <w:lang w:val="en-US"/>
        </w:rPr>
        <w:t xml:space="preserve"> </w:t>
      </w:r>
    </w:p>
    <w:p w:rsidR="2D96077A" w:rsidP="41F6514C" w:rsidRDefault="2D96077A" w14:paraId="3FE04474" w14:textId="16C6885D">
      <w:pPr>
        <w:spacing w:line="480" w:lineRule="auto"/>
        <w:ind w:firstLine="720"/>
        <w:rPr>
          <w:rFonts w:ascii="Times New Roman" w:hAnsi="Times New Roman" w:eastAsia="Times New Roman" w:cs="Times New Roman"/>
        </w:rPr>
      </w:pPr>
      <w:r w:rsidRPr="41F6514C">
        <w:rPr>
          <w:rFonts w:ascii="Times New Roman" w:hAnsi="Times New Roman" w:eastAsia="Times New Roman" w:cs="Times New Roman"/>
          <w:lang w:val="en-US"/>
        </w:rPr>
        <w:t xml:space="preserve"> </w:t>
      </w:r>
      <w:r w:rsidRPr="41F6514C">
        <w:rPr>
          <w:rFonts w:ascii="Times New Roman" w:hAnsi="Times New Roman" w:eastAsia="Times New Roman" w:cs="Times New Roman"/>
        </w:rPr>
        <w:br w:type="page"/>
      </w:r>
    </w:p>
    <w:p w:rsidR="2B231E6E" w:rsidP="41F6514C" w:rsidRDefault="2B231E6E" w14:paraId="06496CED" w14:textId="1D6D3D25">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Annibale Carracci</w:t>
      </w:r>
    </w:p>
    <w:p w:rsidR="2B231E6E" w:rsidP="41F6514C" w:rsidRDefault="2B231E6E" w14:paraId="76B02BBB" w14:textId="4F591A24">
      <w:pPr>
        <w:spacing w:after="0" w:line="480" w:lineRule="auto"/>
        <w:rPr>
          <w:rFonts w:ascii="Times New Roman" w:hAnsi="Times New Roman" w:eastAsia="Times New Roman" w:cs="Times New Roman"/>
          <w:i/>
          <w:iCs/>
        </w:rPr>
      </w:pPr>
      <w:r w:rsidRPr="41F6514C">
        <w:rPr>
          <w:rFonts w:ascii="Times New Roman" w:hAnsi="Times New Roman" w:eastAsia="Times New Roman" w:cs="Times New Roman"/>
          <w:i/>
          <w:iCs/>
        </w:rPr>
        <w:t>Portrait of a Hunchback Boy</w:t>
      </w:r>
    </w:p>
    <w:p w:rsidR="4365E20E" w:rsidP="41F6514C" w:rsidRDefault="4365E20E" w14:paraId="04BB2641" w14:textId="5683CDEA">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 xml:space="preserve">Ca. </w:t>
      </w:r>
      <w:r w:rsidRPr="41F6514C" w:rsidR="2B231E6E">
        <w:rPr>
          <w:rFonts w:ascii="Times New Roman" w:hAnsi="Times New Roman" w:eastAsia="Times New Roman" w:cs="Times New Roman"/>
        </w:rPr>
        <w:t>1580</w:t>
      </w:r>
    </w:p>
    <w:p w:rsidR="754FC4FC" w:rsidP="41F6514C" w:rsidRDefault="754FC4FC" w14:paraId="2413160D" w14:textId="25AD624D">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Red chalk</w:t>
      </w:r>
      <w:r w:rsidRPr="41F6514C" w:rsidR="6AFE87EB">
        <w:rPr>
          <w:rFonts w:ascii="Times New Roman" w:hAnsi="Times New Roman" w:eastAsia="Times New Roman" w:cs="Times New Roman"/>
        </w:rPr>
        <w:t xml:space="preserve"> and red wash on paper</w:t>
      </w:r>
    </w:p>
    <w:p w:rsidR="2B231E6E" w:rsidP="41F6514C" w:rsidRDefault="2B231E6E" w14:paraId="0925352A" w14:textId="075BD38A">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Chatsworth House, Devonshire</w:t>
      </w:r>
    </w:p>
    <w:p w:rsidR="2F305FD0" w:rsidP="00E6417F" w:rsidRDefault="6B910172" w14:paraId="63970542" w14:textId="0FB248C0">
      <w:pPr>
        <w:spacing w:after="0" w:line="480" w:lineRule="auto"/>
        <w:ind w:firstLine="720"/>
        <w:rPr>
          <w:rFonts w:ascii="Times New Roman" w:hAnsi="Times New Roman" w:eastAsia="Times New Roman" w:cs="Times New Roman"/>
        </w:rPr>
      </w:pPr>
      <w:r w:rsidRPr="38CE7F5A" w:rsidR="6B910172">
        <w:rPr>
          <w:rFonts w:ascii="Times New Roman" w:hAnsi="Times New Roman" w:eastAsia="Times New Roman" w:cs="Times New Roman"/>
        </w:rPr>
        <w:t xml:space="preserve">Annibale </w:t>
      </w:r>
      <w:r w:rsidRPr="38CE7F5A" w:rsidR="1540B222">
        <w:rPr>
          <w:rFonts w:ascii="Times New Roman" w:hAnsi="Times New Roman" w:eastAsia="Times New Roman" w:cs="Times New Roman"/>
        </w:rPr>
        <w:t xml:space="preserve">Carracci </w:t>
      </w:r>
      <w:r w:rsidRPr="38CE7F5A" w:rsidR="6B910172">
        <w:rPr>
          <w:rFonts w:ascii="Times New Roman" w:hAnsi="Times New Roman" w:eastAsia="Times New Roman" w:cs="Times New Roman"/>
        </w:rPr>
        <w:t xml:space="preserve">was born in 1560 in </w:t>
      </w:r>
      <w:r w:rsidRPr="38CE7F5A" w:rsidR="7EFD8424">
        <w:rPr>
          <w:rFonts w:ascii="Times New Roman" w:hAnsi="Times New Roman" w:eastAsia="Times New Roman" w:cs="Times New Roman"/>
        </w:rPr>
        <w:t xml:space="preserve">the city of </w:t>
      </w:r>
      <w:r w:rsidRPr="38CE7F5A" w:rsidR="6B910172">
        <w:rPr>
          <w:rFonts w:ascii="Times New Roman" w:hAnsi="Times New Roman" w:eastAsia="Times New Roman" w:cs="Times New Roman"/>
        </w:rPr>
        <w:t>Bologna</w:t>
      </w:r>
      <w:r w:rsidRPr="38CE7F5A" w:rsidR="4F558CD8">
        <w:rPr>
          <w:rFonts w:ascii="Times New Roman" w:hAnsi="Times New Roman" w:eastAsia="Times New Roman" w:cs="Times New Roman"/>
        </w:rPr>
        <w:t xml:space="preserve"> in Northern Italy</w:t>
      </w:r>
      <w:r w:rsidRPr="38CE7F5A" w:rsidR="6B910172">
        <w:rPr>
          <w:rFonts w:ascii="Times New Roman" w:hAnsi="Times New Roman" w:eastAsia="Times New Roman" w:cs="Times New Roman"/>
        </w:rPr>
        <w:t xml:space="preserve">. </w:t>
      </w:r>
      <w:r w:rsidRPr="38CE7F5A" w:rsidR="2F305FD0">
        <w:rPr>
          <w:rFonts w:ascii="Times New Roman" w:hAnsi="Times New Roman" w:eastAsia="Times New Roman" w:cs="Times New Roman"/>
        </w:rPr>
        <w:t xml:space="preserve">Like his brother, Agostino Carracci, and his cousin, Ludovico </w:t>
      </w:r>
      <w:r w:rsidRPr="38CE7F5A" w:rsidR="14782584">
        <w:rPr>
          <w:rFonts w:ascii="Times New Roman" w:hAnsi="Times New Roman" w:eastAsia="Times New Roman" w:cs="Times New Roman"/>
        </w:rPr>
        <w:t>Carracci</w:t>
      </w:r>
      <w:r w:rsidRPr="38CE7F5A" w:rsidR="2F305FD0">
        <w:rPr>
          <w:rFonts w:ascii="Times New Roman" w:hAnsi="Times New Roman" w:eastAsia="Times New Roman" w:cs="Times New Roman"/>
        </w:rPr>
        <w:t>, Annibale</w:t>
      </w:r>
      <w:r w:rsidRPr="38CE7F5A" w:rsidR="1F7C5E69">
        <w:rPr>
          <w:rFonts w:ascii="Times New Roman" w:hAnsi="Times New Roman" w:eastAsia="Times New Roman" w:cs="Times New Roman"/>
        </w:rPr>
        <w:t xml:space="preserve"> was one of the frontrunners of the Bolognese school of painting. </w:t>
      </w:r>
      <w:r w:rsidRPr="38CE7F5A" w:rsidR="4A7A3904">
        <w:rPr>
          <w:rFonts w:ascii="Times New Roman" w:hAnsi="Times New Roman" w:eastAsia="Times New Roman" w:cs="Times New Roman"/>
        </w:rPr>
        <w:t xml:space="preserve">The three often worked closely together: for example, they frescoed </w:t>
      </w:r>
      <w:r w:rsidRPr="38CE7F5A" w:rsidR="3804208B">
        <w:rPr>
          <w:rFonts w:ascii="Times New Roman" w:hAnsi="Times New Roman" w:eastAsia="Times New Roman" w:cs="Times New Roman"/>
        </w:rPr>
        <w:t xml:space="preserve">together </w:t>
      </w:r>
      <w:r w:rsidRPr="38CE7F5A" w:rsidR="4A7A3904">
        <w:rPr>
          <w:rFonts w:ascii="Times New Roman" w:hAnsi="Times New Roman" w:eastAsia="Times New Roman" w:cs="Times New Roman"/>
        </w:rPr>
        <w:t>the Palazzo Magnani</w:t>
      </w:r>
      <w:r w:rsidRPr="38CE7F5A" w:rsidR="1109FDB6">
        <w:rPr>
          <w:rFonts w:ascii="Times New Roman" w:hAnsi="Times New Roman" w:eastAsia="Times New Roman" w:cs="Times New Roman"/>
        </w:rPr>
        <w:t xml:space="preserve"> and the Palazzo Fava</w:t>
      </w:r>
      <w:r w:rsidRPr="38CE7F5A" w:rsidR="2E257110">
        <w:rPr>
          <w:rFonts w:ascii="Times New Roman" w:hAnsi="Times New Roman" w:eastAsia="Times New Roman" w:cs="Times New Roman"/>
        </w:rPr>
        <w:t xml:space="preserve"> towards the end of the sixteenth century</w:t>
      </w:r>
      <w:r w:rsidRPr="38CE7F5A" w:rsidR="66894304">
        <w:rPr>
          <w:rFonts w:ascii="Times New Roman" w:hAnsi="Times New Roman" w:eastAsia="Times New Roman" w:cs="Times New Roman"/>
        </w:rPr>
        <w:t xml:space="preserve">, often signing the singular name “Carracci” to </w:t>
      </w:r>
      <w:r w:rsidRPr="38CE7F5A" w:rsidR="66894304">
        <w:rPr>
          <w:rFonts w:ascii="Times New Roman" w:hAnsi="Times New Roman" w:eastAsia="Times New Roman" w:cs="Times New Roman"/>
        </w:rPr>
        <w:t>indicate</w:t>
      </w:r>
      <w:r w:rsidRPr="38CE7F5A" w:rsidR="66894304">
        <w:rPr>
          <w:rFonts w:ascii="Times New Roman" w:hAnsi="Times New Roman" w:eastAsia="Times New Roman" w:cs="Times New Roman"/>
        </w:rPr>
        <w:t xml:space="preserve"> joint authorship</w:t>
      </w:r>
      <w:r w:rsidRPr="38CE7F5A" w:rsidR="2E257110">
        <w:rPr>
          <w:rFonts w:ascii="Times New Roman" w:hAnsi="Times New Roman" w:eastAsia="Times New Roman" w:cs="Times New Roman"/>
        </w:rPr>
        <w:t xml:space="preserve">. </w:t>
      </w:r>
      <w:r w:rsidRPr="38CE7F5A" w:rsidR="50236F2C">
        <w:rPr>
          <w:rFonts w:ascii="Times New Roman" w:hAnsi="Times New Roman" w:eastAsia="Times New Roman" w:cs="Times New Roman"/>
        </w:rPr>
        <w:t xml:space="preserve">In 1582, the trio </w:t>
      </w:r>
      <w:r w:rsidRPr="38CE7F5A" w:rsidR="50236F2C">
        <w:rPr>
          <w:rFonts w:ascii="Times New Roman" w:hAnsi="Times New Roman" w:eastAsia="Times New Roman" w:cs="Times New Roman"/>
        </w:rPr>
        <w:t>established</w:t>
      </w:r>
      <w:r w:rsidRPr="38CE7F5A" w:rsidR="50236F2C">
        <w:rPr>
          <w:rFonts w:ascii="Times New Roman" w:hAnsi="Times New Roman" w:eastAsia="Times New Roman" w:cs="Times New Roman"/>
        </w:rPr>
        <w:t xml:space="preserve"> the </w:t>
      </w:r>
      <w:r w:rsidRPr="38CE7F5A" w:rsidR="50236F2C">
        <w:rPr>
          <w:rFonts w:ascii="Times New Roman" w:hAnsi="Times New Roman" w:eastAsia="Times New Roman" w:cs="Times New Roman"/>
          <w:i w:val="1"/>
          <w:iCs w:val="1"/>
        </w:rPr>
        <w:t>Accadem</w:t>
      </w:r>
      <w:r w:rsidRPr="38CE7F5A" w:rsidR="50236F2C">
        <w:rPr>
          <w:rFonts w:ascii="Times New Roman" w:hAnsi="Times New Roman" w:eastAsia="Times New Roman" w:cs="Times New Roman"/>
          <w:i w:val="0"/>
          <w:iCs w:val="0"/>
          <w:rPrChange w:author="Angelo LO CONTE" w:date="2025-06-18T14:14:02.567Z" w:id="35667641">
            <w:rPr>
              <w:rFonts w:ascii="Times New Roman" w:hAnsi="Times New Roman" w:eastAsia="Times New Roman" w:cs="Times New Roman"/>
              <w:i w:val="1"/>
              <w:iCs w:val="1"/>
            </w:rPr>
          </w:rPrChange>
        </w:rPr>
        <w:t xml:space="preserve">ia </w:t>
      </w:r>
      <w:r w:rsidRPr="38CE7F5A" w:rsidR="455F98E2">
        <w:rPr>
          <w:rFonts w:ascii="Times New Roman" w:hAnsi="Times New Roman" w:eastAsia="Times New Roman" w:cs="Times New Roman"/>
          <w:i w:val="1"/>
          <w:iCs w:val="1"/>
          <w:rPrChange w:author="Angelo LO CONTE" w:date="2025-06-18T14:14:09.666Z" w:id="248195527">
            <w:rPr>
              <w:rFonts w:ascii="Times New Roman" w:hAnsi="Times New Roman" w:eastAsia="Times New Roman" w:cs="Times New Roman"/>
              <w:i w:val="0"/>
              <w:iCs w:val="0"/>
            </w:rPr>
          </w:rPrChange>
        </w:rPr>
        <w:t>dei</w:t>
      </w:r>
      <w:r w:rsidRPr="38CE7F5A" w:rsidR="455F98E2">
        <w:rPr>
          <w:rFonts w:ascii="Times New Roman" w:hAnsi="Times New Roman" w:eastAsia="Times New Roman" w:cs="Times New Roman"/>
          <w:i w:val="1"/>
          <w:iCs w:val="1"/>
          <w:rPrChange w:author="Angelo LO CONTE" w:date="2025-06-18T14:14:09.667Z" w:id="1725632341">
            <w:rPr>
              <w:rFonts w:ascii="Times New Roman" w:hAnsi="Times New Roman" w:eastAsia="Times New Roman" w:cs="Times New Roman"/>
              <w:i w:val="0"/>
              <w:iCs w:val="0"/>
            </w:rPr>
          </w:rPrChange>
        </w:rPr>
        <w:t xml:space="preserve"> </w:t>
      </w:r>
      <w:r w:rsidRPr="38CE7F5A" w:rsidR="455F98E2">
        <w:rPr>
          <w:rFonts w:ascii="Times New Roman" w:hAnsi="Times New Roman" w:eastAsia="Times New Roman" w:cs="Times New Roman"/>
          <w:i w:val="1"/>
          <w:iCs w:val="1"/>
          <w:rPrChange w:author="Angelo LO CONTE" w:date="2025-06-18T14:14:09.667Z" w:id="976841804">
            <w:rPr>
              <w:rFonts w:ascii="Times New Roman" w:hAnsi="Times New Roman" w:eastAsia="Times New Roman" w:cs="Times New Roman"/>
              <w:i w:val="0"/>
              <w:iCs w:val="0"/>
            </w:rPr>
          </w:rPrChange>
        </w:rPr>
        <w:t>Desiderosi</w:t>
      </w:r>
      <w:r w:rsidRPr="38CE7F5A" w:rsidR="455F98E2">
        <w:rPr>
          <w:rFonts w:ascii="Times New Roman" w:hAnsi="Times New Roman" w:eastAsia="Times New Roman" w:cs="Times New Roman"/>
          <w:i w:val="1"/>
          <w:iCs w:val="1"/>
          <w:rPrChange w:author="Angelo LO CONTE" w:date="2025-06-18T14:14:09.668Z" w:id="2071422112">
            <w:rPr>
              <w:rFonts w:ascii="Times New Roman" w:hAnsi="Times New Roman" w:eastAsia="Times New Roman" w:cs="Times New Roman"/>
              <w:i w:val="0"/>
              <w:iCs w:val="0"/>
            </w:rPr>
          </w:rPrChange>
        </w:rPr>
        <w:t xml:space="preserve"> </w:t>
      </w:r>
      <w:r w:rsidRPr="38CE7F5A" w:rsidR="455F98E2">
        <w:rPr>
          <w:rFonts w:ascii="Times New Roman" w:hAnsi="Times New Roman" w:eastAsia="Times New Roman" w:cs="Times New Roman"/>
          <w:i w:val="0"/>
          <w:iCs w:val="0"/>
        </w:rPr>
        <w:t xml:space="preserve">(later renamed </w:t>
      </w:r>
      <w:r w:rsidRPr="38CE7F5A" w:rsidR="455F98E2">
        <w:rPr>
          <w:rFonts w:ascii="Times New Roman" w:hAnsi="Times New Roman" w:eastAsia="Times New Roman" w:cs="Times New Roman"/>
          <w:i w:val="1"/>
          <w:iCs w:val="1"/>
          <w:rPrChange w:author="Angelo LO CONTE" w:date="2025-06-18T14:13:54.603Z" w:id="316211902">
            <w:rPr>
              <w:rFonts w:ascii="Times New Roman" w:hAnsi="Times New Roman" w:eastAsia="Times New Roman" w:cs="Times New Roman"/>
              <w:i w:val="0"/>
              <w:iCs w:val="0"/>
            </w:rPr>
          </w:rPrChange>
        </w:rPr>
        <w:t>Ac</w:t>
      </w:r>
      <w:r w:rsidRPr="38CE7F5A" w:rsidR="4582569A">
        <w:rPr>
          <w:rFonts w:ascii="Times New Roman" w:hAnsi="Times New Roman" w:eastAsia="Times New Roman" w:cs="Times New Roman"/>
          <w:i w:val="1"/>
          <w:iCs w:val="1"/>
        </w:rPr>
        <w:t>c</w:t>
      </w:r>
      <w:r w:rsidRPr="38CE7F5A" w:rsidR="455F98E2">
        <w:rPr>
          <w:rFonts w:ascii="Times New Roman" w:hAnsi="Times New Roman" w:eastAsia="Times New Roman" w:cs="Times New Roman"/>
          <w:i w:val="1"/>
          <w:iCs w:val="1"/>
          <w:rPrChange w:author="Angelo LO CONTE" w:date="2025-06-18T14:13:54.603Z" w:id="1214703579">
            <w:rPr>
              <w:rFonts w:ascii="Times New Roman" w:hAnsi="Times New Roman" w:eastAsia="Times New Roman" w:cs="Times New Roman"/>
              <w:i w:val="0"/>
              <w:iCs w:val="0"/>
            </w:rPr>
          </w:rPrChange>
        </w:rPr>
        <w:t xml:space="preserve">ademia </w:t>
      </w:r>
      <w:r w:rsidRPr="38CE7F5A" w:rsidR="50236F2C">
        <w:rPr>
          <w:rFonts w:ascii="Times New Roman" w:hAnsi="Times New Roman" w:eastAsia="Times New Roman" w:cs="Times New Roman"/>
          <w:i w:val="1"/>
          <w:iCs w:val="1"/>
        </w:rPr>
        <w:t>degli</w:t>
      </w:r>
      <w:r w:rsidRPr="38CE7F5A" w:rsidR="50236F2C">
        <w:rPr>
          <w:rFonts w:ascii="Times New Roman" w:hAnsi="Times New Roman" w:eastAsia="Times New Roman" w:cs="Times New Roman"/>
          <w:i w:val="1"/>
          <w:iCs w:val="1"/>
        </w:rPr>
        <w:t xml:space="preserve"> </w:t>
      </w:r>
      <w:r w:rsidRPr="38CE7F5A" w:rsidR="50236F2C">
        <w:rPr>
          <w:rFonts w:ascii="Times New Roman" w:hAnsi="Times New Roman" w:eastAsia="Times New Roman" w:cs="Times New Roman"/>
          <w:i w:val="1"/>
          <w:iCs w:val="1"/>
        </w:rPr>
        <w:t>Incamminati</w:t>
      </w:r>
      <w:r w:rsidRPr="38CE7F5A" w:rsidR="1E7DE9F8">
        <w:rPr>
          <w:rFonts w:ascii="Times New Roman" w:hAnsi="Times New Roman" w:eastAsia="Times New Roman" w:cs="Times New Roman"/>
          <w:i w:val="0"/>
          <w:iCs w:val="0"/>
        </w:rPr>
        <w:t>)</w:t>
      </w:r>
      <w:r w:rsidRPr="38CE7F5A" w:rsidR="4AD8D0EE">
        <w:rPr>
          <w:rFonts w:ascii="Times New Roman" w:hAnsi="Times New Roman" w:eastAsia="Times New Roman" w:cs="Times New Roman"/>
        </w:rPr>
        <w:t xml:space="preserve">, one of the first ever </w:t>
      </w:r>
      <w:r w:rsidRPr="38CE7F5A" w:rsidR="4AD8D0EE">
        <w:rPr>
          <w:rFonts w:ascii="Times New Roman" w:hAnsi="Times New Roman" w:eastAsia="Times New Roman" w:cs="Times New Roman"/>
        </w:rPr>
        <w:t>art schools in Italy.</w:t>
      </w:r>
      <w:r w:rsidRPr="38CE7F5A" w:rsidR="077D6DBE">
        <w:rPr>
          <w:rFonts w:ascii="Times New Roman" w:hAnsi="Times New Roman" w:eastAsia="Times New Roman" w:cs="Times New Roman"/>
        </w:rPr>
        <w:t xml:space="preserve"> The academy was controversial</w:t>
      </w:r>
      <w:r w:rsidRPr="38CE7F5A" w:rsidR="395677F4">
        <w:rPr>
          <w:rFonts w:ascii="Times New Roman" w:hAnsi="Times New Roman" w:eastAsia="Times New Roman" w:cs="Times New Roman"/>
        </w:rPr>
        <w:t xml:space="preserve"> </w:t>
      </w:r>
      <w:r w:rsidRPr="38CE7F5A" w:rsidR="077D6DBE">
        <w:rPr>
          <w:rFonts w:ascii="Times New Roman" w:hAnsi="Times New Roman" w:eastAsia="Times New Roman" w:cs="Times New Roman"/>
        </w:rPr>
        <w:t>and marked</w:t>
      </w:r>
      <w:r w:rsidRPr="38CE7F5A" w:rsidR="224F732B">
        <w:rPr>
          <w:rFonts w:ascii="Times New Roman" w:hAnsi="Times New Roman" w:eastAsia="Times New Roman" w:cs="Times New Roman"/>
        </w:rPr>
        <w:t>ly</w:t>
      </w:r>
      <w:r w:rsidRPr="38CE7F5A" w:rsidR="077D6DBE">
        <w:rPr>
          <w:rFonts w:ascii="Times New Roman" w:hAnsi="Times New Roman" w:eastAsia="Times New Roman" w:cs="Times New Roman"/>
        </w:rPr>
        <w:t xml:space="preserve"> radical in that it emphasised the importance of </w:t>
      </w:r>
      <w:r w:rsidRPr="38CE7F5A" w:rsidR="33B9F50A">
        <w:rPr>
          <w:rFonts w:ascii="Times New Roman" w:hAnsi="Times New Roman" w:eastAsia="Times New Roman" w:cs="Times New Roman"/>
        </w:rPr>
        <w:t>drawing from life</w:t>
      </w:r>
      <w:r w:rsidRPr="38CE7F5A" w:rsidR="75AAF2CA">
        <w:rPr>
          <w:rFonts w:ascii="Times New Roman" w:hAnsi="Times New Roman" w:eastAsia="Times New Roman" w:cs="Times New Roman"/>
        </w:rPr>
        <w:t>,</w:t>
      </w:r>
      <w:r w:rsidRPr="38CE7F5A" w:rsidR="3FACEF37">
        <w:rPr>
          <w:rFonts w:ascii="Times New Roman" w:hAnsi="Times New Roman" w:eastAsia="Times New Roman" w:cs="Times New Roman"/>
        </w:rPr>
        <w:t xml:space="preserve"> the study of nature over style</w:t>
      </w:r>
      <w:r w:rsidRPr="38CE7F5A" w:rsidR="53925499">
        <w:rPr>
          <w:rFonts w:ascii="Times New Roman" w:hAnsi="Times New Roman" w:eastAsia="Times New Roman" w:cs="Times New Roman"/>
        </w:rPr>
        <w:t>, as well as the study of theory, including anatomy</w:t>
      </w:r>
      <w:r w:rsidRPr="38CE7F5A" w:rsidR="6DD2B388">
        <w:rPr>
          <w:rFonts w:ascii="Times New Roman" w:hAnsi="Times New Roman" w:eastAsia="Times New Roman" w:cs="Times New Roman"/>
        </w:rPr>
        <w:t>. The school allowed for its students to study from nude models, which was discouraged and forbidden by the Catholic Counter-Reformation church at the time.</w:t>
      </w:r>
    </w:p>
    <w:p w:rsidR="41B2BC67" w:rsidP="38CE7F5A" w:rsidRDefault="41B2BC67" w14:paraId="26C812AE" w14:textId="61957F15">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8CE7F5A" w:rsidR="41B2BC67">
        <w:rPr>
          <w:rFonts w:ascii="Times New Roman" w:hAnsi="Times New Roman" w:eastAsia="Times New Roman" w:cs="Times New Roman"/>
          <w:i w:val="1"/>
          <w:iCs w:val="1"/>
        </w:rPr>
        <w:t>Portrait of a Hunchback Boy</w:t>
      </w:r>
      <w:r w:rsidRPr="38CE7F5A" w:rsidR="41B2BC67">
        <w:rPr>
          <w:rFonts w:ascii="Times New Roman" w:hAnsi="Times New Roman" w:eastAsia="Times New Roman" w:cs="Times New Roman"/>
        </w:rPr>
        <w:t xml:space="preserve"> was created in 1580, before the influential academy was opened. Th</w:t>
      </w:r>
      <w:commentRangeStart w:id="536287263"/>
      <w:r w:rsidRPr="38CE7F5A" w:rsidR="41B2BC67">
        <w:rPr>
          <w:rFonts w:ascii="Times New Roman" w:hAnsi="Times New Roman" w:eastAsia="Times New Roman" w:cs="Times New Roman"/>
        </w:rPr>
        <w:t xml:space="preserve">is sketch, drawn in red chalk and red wash on paper, depicts a </w:t>
      </w:r>
      <w:r w:rsidRPr="38CE7F5A" w:rsidR="1A42201F">
        <w:rPr>
          <w:rFonts w:ascii="Times New Roman" w:hAnsi="Times New Roman" w:eastAsia="Times New Roman" w:cs="Times New Roman"/>
        </w:rPr>
        <w:t xml:space="preserve">young boy with a hunchback. The boy sits facing away from the picture plane, but he turns his head and looks over </w:t>
      </w:r>
      <w:r w:rsidRPr="38CE7F5A" w:rsidR="5835377E">
        <w:rPr>
          <w:rFonts w:ascii="Times New Roman" w:hAnsi="Times New Roman" w:eastAsia="Times New Roman" w:cs="Times New Roman"/>
        </w:rPr>
        <w:t xml:space="preserve">his crooked shoulder to make eye contact with the viewer. </w:t>
      </w:r>
      <w:r w:rsidRPr="38CE7F5A" w:rsidR="01C0919C">
        <w:rPr>
          <w:rFonts w:ascii="Times New Roman" w:hAnsi="Times New Roman" w:eastAsia="Times New Roman" w:cs="Times New Roman"/>
        </w:rPr>
        <w:t xml:space="preserve">The close observation afforded to the subject suggests that the drawing was done with a model. </w:t>
      </w:r>
      <w:commentRangeEnd w:id="536287263"/>
      <w:r>
        <w:rPr>
          <w:rStyle w:val="CommentReference"/>
        </w:rPr>
        <w:commentReference w:id="536287263"/>
      </w:r>
      <w:r w:rsidRPr="38CE7F5A" w:rsidR="5835377E">
        <w:rPr>
          <w:rFonts w:ascii="Times New Roman" w:hAnsi="Times New Roman" w:eastAsia="Times New Roman" w:cs="Times New Roman"/>
        </w:rPr>
        <w:t xml:space="preserve">Although the simple sketch was made before </w:t>
      </w:r>
      <w:r w:rsidRPr="38CE7F5A" w:rsidR="0DFF652E">
        <w:rPr>
          <w:rFonts w:ascii="Times New Roman" w:hAnsi="Times New Roman" w:eastAsia="Times New Roman" w:cs="Times New Roman"/>
        </w:rPr>
        <w:t xml:space="preserve">Annibale Carracci became well-known as an educator, it </w:t>
      </w:r>
      <w:r w:rsidRPr="38CE7F5A" w:rsidR="76136628">
        <w:rPr>
          <w:rFonts w:ascii="Times New Roman" w:hAnsi="Times New Roman" w:eastAsia="Times New Roman" w:cs="Times New Roman"/>
        </w:rPr>
        <w:t xml:space="preserve">seemingly </w:t>
      </w:r>
      <w:r w:rsidRPr="38CE7F5A" w:rsidR="0DFF652E">
        <w:rPr>
          <w:rFonts w:ascii="Times New Roman" w:hAnsi="Times New Roman" w:eastAsia="Times New Roman" w:cs="Times New Roman"/>
        </w:rPr>
        <w:t>already</w:t>
      </w:r>
      <w:r w:rsidRPr="38CE7F5A" w:rsidR="0DFF652E">
        <w:rPr>
          <w:rFonts w:ascii="Times New Roman" w:hAnsi="Times New Roman" w:eastAsia="Times New Roman" w:cs="Times New Roman"/>
        </w:rPr>
        <w:t xml:space="preserve"> betrays the</w:t>
      </w:r>
      <w:r w:rsidRPr="38CE7F5A" w:rsidR="55840FF7">
        <w:rPr>
          <w:rFonts w:ascii="Times New Roman" w:hAnsi="Times New Roman" w:eastAsia="Times New Roman" w:cs="Times New Roman"/>
        </w:rPr>
        <w:t xml:space="preserve"> early onset of the</w:t>
      </w:r>
      <w:r w:rsidRPr="38CE7F5A" w:rsidR="0DFF652E">
        <w:rPr>
          <w:rFonts w:ascii="Times New Roman" w:hAnsi="Times New Roman" w:eastAsia="Times New Roman" w:cs="Times New Roman"/>
        </w:rPr>
        <w:t xml:space="preserve"> paint</w:t>
      </w:r>
      <w:r w:rsidRPr="38CE7F5A" w:rsidR="19666565">
        <w:rPr>
          <w:rFonts w:ascii="Times New Roman" w:hAnsi="Times New Roman" w:eastAsia="Times New Roman" w:cs="Times New Roman"/>
        </w:rPr>
        <w:t xml:space="preserve">er’s </w:t>
      </w:r>
      <w:r w:rsidRPr="38CE7F5A" w:rsidR="5A31E5AA">
        <w:rPr>
          <w:rFonts w:ascii="Times New Roman" w:hAnsi="Times New Roman" w:eastAsia="Times New Roman" w:cs="Times New Roman"/>
        </w:rPr>
        <w:t xml:space="preserve">progressive beliefs about drawing from life. </w:t>
      </w:r>
      <w:r w:rsidRPr="38CE7F5A" w:rsidR="0A2C5F61">
        <w:rPr>
          <w:rFonts w:ascii="Times New Roman" w:hAnsi="Times New Roman" w:eastAsia="Times New Roman" w:cs="Times New Roman"/>
        </w:rPr>
        <w:t xml:space="preserve">This sketch of the boy </w:t>
      </w:r>
      <w:r w:rsidRPr="38CE7F5A" w:rsidR="66AB8DEB">
        <w:rPr>
          <w:rFonts w:ascii="Times New Roman" w:hAnsi="Times New Roman" w:eastAsia="Times New Roman" w:cs="Times New Roman"/>
        </w:rPr>
        <w:t xml:space="preserve">demonstrates Carracci’s rejection of an </w:t>
      </w:r>
      <w:r w:rsidRPr="38CE7F5A" w:rsidR="0A2C5F61">
        <w:rPr>
          <w:rFonts w:ascii="Times New Roman" w:hAnsi="Times New Roman" w:eastAsia="Times New Roman" w:cs="Times New Roman"/>
        </w:rPr>
        <w:t>idealised representation of the body,</w:t>
      </w:r>
      <w:r w:rsidRPr="38CE7F5A" w:rsidR="5621264F">
        <w:rPr>
          <w:rFonts w:ascii="Times New Roman" w:hAnsi="Times New Roman" w:eastAsia="Times New Roman" w:cs="Times New Roman"/>
        </w:rPr>
        <w:t xml:space="preserve"> and instead faithfully represents a natural</w:t>
      </w:r>
      <w:r w:rsidRPr="38CE7F5A" w:rsidR="0ADCB432">
        <w:rPr>
          <w:rFonts w:ascii="Times New Roman" w:hAnsi="Times New Roman" w:eastAsia="Times New Roman" w:cs="Times New Roman"/>
        </w:rPr>
        <w:t>, anatomical</w:t>
      </w:r>
      <w:r w:rsidRPr="38CE7F5A" w:rsidR="5621264F">
        <w:rPr>
          <w:rFonts w:ascii="Times New Roman" w:hAnsi="Times New Roman" w:eastAsia="Times New Roman" w:cs="Times New Roman"/>
        </w:rPr>
        <w:t xml:space="preserve"> asymmetry</w:t>
      </w:r>
      <w:r w:rsidRPr="38CE7F5A" w:rsidR="6E49D540">
        <w:rPr>
          <w:rFonts w:ascii="Times New Roman" w:hAnsi="Times New Roman" w:eastAsia="Times New Roman" w:cs="Times New Roman"/>
          <w:noProof w:val="0"/>
          <w:sz w:val="24"/>
          <w:szCs w:val="24"/>
          <w:lang w:val="en-GB"/>
        </w:rPr>
        <w:t xml:space="preserve"> — in alignment with the ideals which inform the future academy</w:t>
      </w:r>
      <w:r w:rsidRPr="38CE7F5A" w:rsidR="345B2783">
        <w:rPr>
          <w:rFonts w:ascii="Times New Roman" w:hAnsi="Times New Roman" w:eastAsia="Times New Roman" w:cs="Times New Roman"/>
        </w:rPr>
        <w:t xml:space="preserve">. </w:t>
      </w:r>
      <w:r w:rsidRPr="38CE7F5A" w:rsidR="7E25C913">
        <w:rPr>
          <w:rFonts w:ascii="Times New Roman" w:hAnsi="Times New Roman" w:eastAsia="Times New Roman" w:cs="Times New Roman"/>
        </w:rPr>
        <w:t xml:space="preserve">An ink inscription to the right of the drawing reads, “Non so se Dio </w:t>
      </w:r>
      <w:r w:rsidRPr="38CE7F5A" w:rsidR="7E25C913">
        <w:rPr>
          <w:rFonts w:ascii="Times New Roman" w:hAnsi="Times New Roman" w:eastAsia="Times New Roman" w:cs="Times New Roman"/>
        </w:rPr>
        <w:t>m’aiuta</w:t>
      </w:r>
      <w:r w:rsidRPr="38CE7F5A" w:rsidR="7E25C913">
        <w:rPr>
          <w:rFonts w:ascii="Times New Roman" w:hAnsi="Times New Roman" w:eastAsia="Times New Roman" w:cs="Times New Roman"/>
        </w:rPr>
        <w:t>” (I do not know if God helps me)</w:t>
      </w:r>
      <w:r w:rsidRPr="38CE7F5A" w:rsidR="4C93A704">
        <w:rPr>
          <w:rFonts w:ascii="Times New Roman" w:hAnsi="Times New Roman" w:eastAsia="Times New Roman" w:cs="Times New Roman"/>
        </w:rPr>
        <w:t xml:space="preserve">; the first-person narrative appearing to </w:t>
      </w:r>
      <w:r w:rsidRPr="38CE7F5A" w:rsidR="4C93A704">
        <w:rPr>
          <w:rFonts w:ascii="Times New Roman" w:hAnsi="Times New Roman" w:eastAsia="Times New Roman" w:cs="Times New Roman"/>
        </w:rPr>
        <w:t>indicate</w:t>
      </w:r>
      <w:r w:rsidRPr="38CE7F5A" w:rsidR="4C93A704">
        <w:rPr>
          <w:rFonts w:ascii="Times New Roman" w:hAnsi="Times New Roman" w:eastAsia="Times New Roman" w:cs="Times New Roman"/>
        </w:rPr>
        <w:t xml:space="preserve"> that it was spoken by the boy himself. </w:t>
      </w:r>
      <w:r w:rsidRPr="38CE7F5A" w:rsidR="3D393FAA">
        <w:rPr>
          <w:rFonts w:ascii="Times New Roman" w:hAnsi="Times New Roman" w:eastAsia="Times New Roman" w:cs="Times New Roman"/>
          <w:i w:val="1"/>
          <w:iCs w:val="1"/>
        </w:rPr>
        <w:t xml:space="preserve">Portrait of a Hunchback Boy </w:t>
      </w:r>
      <w:r w:rsidRPr="38CE7F5A" w:rsidR="3D393FAA">
        <w:rPr>
          <w:rFonts w:ascii="Times New Roman" w:hAnsi="Times New Roman" w:eastAsia="Times New Roman" w:cs="Times New Roman"/>
        </w:rPr>
        <w:t xml:space="preserve">is representative of Annibale’s </w:t>
      </w:r>
      <w:r w:rsidRPr="38CE7F5A" w:rsidR="3D393FAA">
        <w:rPr>
          <w:rFonts w:ascii="Times New Roman" w:hAnsi="Times New Roman" w:eastAsia="Times New Roman" w:cs="Times New Roman"/>
        </w:rPr>
        <w:t>capacity</w:t>
      </w:r>
      <w:r w:rsidRPr="38CE7F5A" w:rsidR="3D393FAA">
        <w:rPr>
          <w:rFonts w:ascii="Times New Roman" w:hAnsi="Times New Roman" w:eastAsia="Times New Roman" w:cs="Times New Roman"/>
        </w:rPr>
        <w:t xml:space="preserve"> to capture the personality and disposition of his subjects, eliciting </w:t>
      </w:r>
      <w:r w:rsidRPr="38CE7F5A" w:rsidR="2980D05C">
        <w:rPr>
          <w:rFonts w:ascii="Times New Roman" w:hAnsi="Times New Roman" w:eastAsia="Times New Roman" w:cs="Times New Roman"/>
        </w:rPr>
        <w:t xml:space="preserve">the </w:t>
      </w:r>
      <w:r w:rsidRPr="38CE7F5A" w:rsidR="3D393FAA">
        <w:rPr>
          <w:rFonts w:ascii="Times New Roman" w:hAnsi="Times New Roman" w:eastAsia="Times New Roman" w:cs="Times New Roman"/>
        </w:rPr>
        <w:t xml:space="preserve">empathy </w:t>
      </w:r>
      <w:r w:rsidRPr="38CE7F5A" w:rsidR="0FE1AB4F">
        <w:rPr>
          <w:rFonts w:ascii="Times New Roman" w:hAnsi="Times New Roman" w:eastAsia="Times New Roman" w:cs="Times New Roman"/>
        </w:rPr>
        <w:t>and sensitivity of the viewers.</w:t>
      </w:r>
      <w:r w:rsidRPr="38CE7F5A" w:rsidR="077D6DBE">
        <w:rPr>
          <w:rFonts w:ascii="Times New Roman" w:hAnsi="Times New Roman" w:eastAsia="Times New Roman" w:cs="Times New Roman"/>
        </w:rPr>
        <w:t xml:space="preserve"> </w:t>
      </w:r>
      <w:r w:rsidRPr="38CE7F5A">
        <w:rPr>
          <w:rFonts w:ascii="Times New Roman" w:hAnsi="Times New Roman" w:eastAsia="Times New Roman" w:cs="Times New Roman"/>
        </w:rPr>
        <w:br w:type="page"/>
      </w:r>
    </w:p>
    <w:p w:rsidR="6E08532C" w:rsidP="41F6514C" w:rsidRDefault="6E08532C" w14:paraId="6851DF9F" w14:textId="688353CF">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Rembrandt</w:t>
      </w:r>
      <w:r w:rsidRPr="41F6514C" w:rsidR="04DB7A2C">
        <w:rPr>
          <w:rFonts w:ascii="Times New Roman" w:hAnsi="Times New Roman" w:eastAsia="Times New Roman" w:cs="Times New Roman"/>
        </w:rPr>
        <w:t xml:space="preserve"> van Rijn</w:t>
      </w:r>
    </w:p>
    <w:p w:rsidR="6E08532C" w:rsidP="41F6514C" w:rsidRDefault="6E08532C" w14:paraId="26C1FA87" w14:textId="77F43F6A">
      <w:pPr>
        <w:spacing w:after="0" w:line="480" w:lineRule="auto"/>
        <w:rPr>
          <w:rFonts w:ascii="Times New Roman" w:hAnsi="Times New Roman" w:eastAsia="Times New Roman" w:cs="Times New Roman"/>
          <w:i/>
          <w:iCs/>
        </w:rPr>
      </w:pPr>
      <w:r w:rsidRPr="41F6514C">
        <w:rPr>
          <w:rFonts w:ascii="Times New Roman" w:hAnsi="Times New Roman" w:eastAsia="Times New Roman" w:cs="Times New Roman"/>
          <w:i/>
          <w:iCs/>
        </w:rPr>
        <w:t>The Blindness of Tobit</w:t>
      </w:r>
    </w:p>
    <w:p w:rsidR="6E08532C" w:rsidP="41F6514C" w:rsidRDefault="6E08532C" w14:paraId="1CCA321C" w14:textId="350F9031">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1651</w:t>
      </w:r>
    </w:p>
    <w:p w:rsidR="77ED21B4" w:rsidP="41F6514C" w:rsidRDefault="77ED21B4" w14:paraId="74B90319" w14:textId="092568D3">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Etching with drypoint</w:t>
      </w:r>
    </w:p>
    <w:p w:rsidR="77ED21B4" w:rsidP="41F6514C" w:rsidRDefault="77ED21B4" w14:paraId="70CACD4D" w14:textId="3D3A4BB1">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16.1 x 13.2 cm</w:t>
      </w:r>
    </w:p>
    <w:p w:rsidR="6E08532C" w:rsidP="41F6514C" w:rsidRDefault="6E08532C" w14:paraId="49682C32" w14:textId="5297ACB4">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Metropolitan Museum, New York</w:t>
      </w:r>
    </w:p>
    <w:p w:rsidR="387DED14" w:rsidP="41F6514C" w:rsidRDefault="387DED14" w14:paraId="3DE88491" w14:textId="68ABED7A">
      <w:pPr>
        <w:spacing w:after="0" w:line="480" w:lineRule="auto"/>
      </w:pPr>
      <w:hyperlink r:id="rId9">
        <w:r w:rsidRPr="41F6514C">
          <w:rPr>
            <w:rStyle w:val="Hyperlink"/>
            <w:rFonts w:ascii="Times New Roman" w:hAnsi="Times New Roman" w:eastAsia="Times New Roman" w:cs="Times New Roman"/>
          </w:rPr>
          <w:t>https://www.metmuseum.org/art/collection/search/359805</w:t>
        </w:r>
      </w:hyperlink>
    </w:p>
    <w:p w:rsidR="0DC614FC" w:rsidP="38CE7F5A" w:rsidRDefault="0DC614FC" w14:paraId="55298DE6" w14:textId="04208DC5">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8CE7F5A" w:rsidR="0DC614FC">
        <w:rPr>
          <w:rFonts w:ascii="Times New Roman" w:hAnsi="Times New Roman" w:eastAsia="Times New Roman" w:cs="Times New Roman"/>
        </w:rPr>
        <w:t xml:space="preserve">Rembrandt van Rijn, known </w:t>
      </w:r>
      <w:r w:rsidRPr="38CE7F5A" w:rsidR="0DC614FC">
        <w:rPr>
          <w:rFonts w:ascii="Times New Roman" w:hAnsi="Times New Roman" w:eastAsia="Times New Roman" w:cs="Times New Roman"/>
        </w:rPr>
        <w:t>mononymously</w:t>
      </w:r>
      <w:r w:rsidRPr="38CE7F5A" w:rsidR="0DC614FC">
        <w:rPr>
          <w:rFonts w:ascii="Times New Roman" w:hAnsi="Times New Roman" w:eastAsia="Times New Roman" w:cs="Times New Roman"/>
        </w:rPr>
        <w:t xml:space="preserve"> as Rembrandt, was a Dutch Golden Age painter </w:t>
      </w:r>
      <w:r w:rsidRPr="38CE7F5A" w:rsidR="34CC713F">
        <w:rPr>
          <w:rFonts w:ascii="Times New Roman" w:hAnsi="Times New Roman" w:eastAsia="Times New Roman" w:cs="Times New Roman"/>
        </w:rPr>
        <w:t>born in the city of Leiden in the Dutch Republic, in 1606. Rembrandt</w:t>
      </w:r>
      <w:r w:rsidRPr="38CE7F5A" w:rsidR="15619C36">
        <w:rPr>
          <w:rFonts w:ascii="Times New Roman" w:hAnsi="Times New Roman" w:eastAsia="Times New Roman" w:cs="Times New Roman"/>
        </w:rPr>
        <w:t xml:space="preserve">’s father was a member of the Dutch Reformed Church, while his mother was Catholic. The </w:t>
      </w:r>
      <w:r w:rsidRPr="38CE7F5A" w:rsidR="442FE8BE">
        <w:rPr>
          <w:rFonts w:ascii="Times New Roman" w:hAnsi="Times New Roman" w:eastAsia="Times New Roman" w:cs="Times New Roman"/>
        </w:rPr>
        <w:t>artist</w:t>
      </w:r>
      <w:r w:rsidRPr="38CE7F5A" w:rsidR="15619C36">
        <w:rPr>
          <w:rFonts w:ascii="Times New Roman" w:hAnsi="Times New Roman" w:eastAsia="Times New Roman" w:cs="Times New Roman"/>
        </w:rPr>
        <w:t xml:space="preserve"> remained devout his whole life, and</w:t>
      </w:r>
      <w:r w:rsidRPr="38CE7F5A" w:rsidR="17FF027F">
        <w:rPr>
          <w:rFonts w:ascii="Times New Roman" w:hAnsi="Times New Roman" w:eastAsia="Times New Roman" w:cs="Times New Roman"/>
        </w:rPr>
        <w:t xml:space="preserve"> Biblical themes dominated </w:t>
      </w:r>
      <w:r w:rsidRPr="38CE7F5A" w:rsidR="17FF027F">
        <w:rPr>
          <w:rFonts w:ascii="Times New Roman" w:hAnsi="Times New Roman" w:eastAsia="Times New Roman" w:cs="Times New Roman"/>
        </w:rPr>
        <w:t>a sign</w:t>
      </w:r>
      <w:r w:rsidRPr="38CE7F5A" w:rsidR="7069A271">
        <w:rPr>
          <w:rFonts w:ascii="Times New Roman" w:hAnsi="Times New Roman" w:eastAsia="Times New Roman" w:cs="Times New Roman"/>
        </w:rPr>
        <w:t>i</w:t>
      </w:r>
      <w:r w:rsidRPr="38CE7F5A" w:rsidR="17FF027F">
        <w:rPr>
          <w:rFonts w:ascii="Times New Roman" w:hAnsi="Times New Roman" w:eastAsia="Times New Roman" w:cs="Times New Roman"/>
        </w:rPr>
        <w:t>ficant portion</w:t>
      </w:r>
      <w:r w:rsidRPr="38CE7F5A" w:rsidR="17FF027F">
        <w:rPr>
          <w:rFonts w:ascii="Times New Roman" w:hAnsi="Times New Roman" w:eastAsia="Times New Roman" w:cs="Times New Roman"/>
        </w:rPr>
        <w:t xml:space="preserve"> of</w:t>
      </w:r>
      <w:r w:rsidRPr="38CE7F5A" w:rsidR="15619C36">
        <w:rPr>
          <w:rFonts w:ascii="Times New Roman" w:hAnsi="Times New Roman" w:eastAsia="Times New Roman" w:cs="Times New Roman"/>
        </w:rPr>
        <w:t xml:space="preserve"> his large </w:t>
      </w:r>
      <w:r w:rsidRPr="38CE7F5A" w:rsidR="364D842A">
        <w:rPr>
          <w:rFonts w:ascii="Times New Roman" w:hAnsi="Times New Roman" w:eastAsia="Times New Roman" w:cs="Times New Roman"/>
        </w:rPr>
        <w:t>oeuvre</w:t>
      </w:r>
      <w:r w:rsidRPr="38CE7F5A" w:rsidR="15619C36">
        <w:rPr>
          <w:rFonts w:ascii="Times New Roman" w:hAnsi="Times New Roman" w:eastAsia="Times New Roman" w:cs="Times New Roman"/>
        </w:rPr>
        <w:t xml:space="preserve"> of </w:t>
      </w:r>
      <w:r w:rsidRPr="38CE7F5A" w:rsidR="44164C2E">
        <w:rPr>
          <w:rFonts w:ascii="Times New Roman" w:hAnsi="Times New Roman" w:eastAsia="Times New Roman" w:cs="Times New Roman"/>
        </w:rPr>
        <w:t xml:space="preserve">several hundreds of paintings, drawings, </w:t>
      </w:r>
      <w:commentRangeStart w:id="992084860"/>
      <w:r w:rsidRPr="38CE7F5A" w:rsidR="44164C2E">
        <w:rPr>
          <w:rFonts w:ascii="Times New Roman" w:hAnsi="Times New Roman" w:eastAsia="Times New Roman" w:cs="Times New Roman"/>
        </w:rPr>
        <w:t>and etchings each</w:t>
      </w:r>
      <w:r w:rsidRPr="38CE7F5A" w:rsidR="79136C97">
        <w:rPr>
          <w:rFonts w:ascii="Times New Roman" w:hAnsi="Times New Roman" w:eastAsia="Times New Roman" w:cs="Times New Roman"/>
        </w:rPr>
        <w:t>.</w:t>
      </w:r>
      <w:r w:rsidRPr="38CE7F5A" w:rsidR="14949267">
        <w:rPr>
          <w:rFonts w:ascii="Times New Roman" w:hAnsi="Times New Roman" w:eastAsia="Times New Roman" w:cs="Times New Roman"/>
        </w:rPr>
        <w:t xml:space="preserve"> </w:t>
      </w:r>
      <w:r w:rsidRPr="38CE7F5A" w:rsidR="0FA928F2">
        <w:rPr>
          <w:rFonts w:ascii="Times New Roman" w:hAnsi="Times New Roman" w:eastAsia="Times New Roman" w:cs="Times New Roman"/>
        </w:rPr>
        <w:t xml:space="preserve">Though </w:t>
      </w:r>
      <w:r w:rsidRPr="38CE7F5A" w:rsidR="14949267">
        <w:rPr>
          <w:rFonts w:ascii="Times New Roman" w:hAnsi="Times New Roman" w:eastAsia="Times New Roman" w:cs="Times New Roman"/>
        </w:rPr>
        <w:t>Rembrandt</w:t>
      </w:r>
      <w:r w:rsidRPr="38CE7F5A" w:rsidR="6E57B50C">
        <w:rPr>
          <w:rFonts w:ascii="Times New Roman" w:hAnsi="Times New Roman" w:eastAsia="Times New Roman" w:cs="Times New Roman"/>
        </w:rPr>
        <w:t xml:space="preserve"> may be more commonly known for his paintings, h</w:t>
      </w:r>
      <w:r w:rsidRPr="38CE7F5A" w:rsidR="31981CCF">
        <w:rPr>
          <w:rFonts w:ascii="Times New Roman" w:hAnsi="Times New Roman" w:eastAsia="Times New Roman" w:cs="Times New Roman"/>
        </w:rPr>
        <w:t xml:space="preserve">e was </w:t>
      </w:r>
      <w:r w:rsidRPr="38CE7F5A" w:rsidR="6F4E899D">
        <w:rPr>
          <w:rFonts w:ascii="Times New Roman" w:hAnsi="Times New Roman" w:eastAsia="Times New Roman" w:cs="Times New Roman"/>
        </w:rPr>
        <w:t>great</w:t>
      </w:r>
      <w:r w:rsidRPr="38CE7F5A" w:rsidR="31981CCF">
        <w:rPr>
          <w:rFonts w:ascii="Times New Roman" w:hAnsi="Times New Roman" w:eastAsia="Times New Roman" w:cs="Times New Roman"/>
        </w:rPr>
        <w:t>ly skilled at the art of etching. Rembrandt’s eye for composition and his ability to create the illusion of l</w:t>
      </w:r>
      <w:r w:rsidRPr="38CE7F5A" w:rsidR="04B602BB">
        <w:rPr>
          <w:rFonts w:ascii="Times New Roman" w:hAnsi="Times New Roman" w:eastAsia="Times New Roman" w:cs="Times New Roman"/>
        </w:rPr>
        <w:t xml:space="preserve">ight </w:t>
      </w:r>
      <w:commentRangeEnd w:id="992084860"/>
      <w:r>
        <w:rPr>
          <w:rStyle w:val="CommentReference"/>
        </w:rPr>
        <w:commentReference w:id="992084860"/>
      </w:r>
      <w:r w:rsidRPr="38CE7F5A" w:rsidR="04B602BB">
        <w:rPr>
          <w:rFonts w:ascii="Times New Roman" w:hAnsi="Times New Roman" w:eastAsia="Times New Roman" w:cs="Times New Roman"/>
        </w:rPr>
        <w:t>distinguished his</w:t>
      </w:r>
      <w:r w:rsidRPr="38CE7F5A" w:rsidR="7D64DEE7">
        <w:rPr>
          <w:rFonts w:ascii="Times New Roman" w:hAnsi="Times New Roman" w:eastAsia="Times New Roman" w:cs="Times New Roman"/>
        </w:rPr>
        <w:t xml:space="preserve"> highly technical</w:t>
      </w:r>
      <w:r w:rsidRPr="38CE7F5A" w:rsidR="04B602BB">
        <w:rPr>
          <w:rFonts w:ascii="Times New Roman" w:hAnsi="Times New Roman" w:eastAsia="Times New Roman" w:cs="Times New Roman"/>
        </w:rPr>
        <w:t xml:space="preserve"> etchings from others.</w:t>
      </w:r>
    </w:p>
    <w:p w:rsidR="33365041" w:rsidP="41F6514C" w:rsidRDefault="33365041" w14:paraId="6E149A02" w14:textId="7D95DED1">
      <w:pPr>
        <w:spacing w:after="0" w:line="480" w:lineRule="auto"/>
        <w:ind w:firstLine="720"/>
        <w:rPr>
          <w:rFonts w:ascii="Times New Roman" w:hAnsi="Times New Roman" w:eastAsia="Times New Roman" w:cs="Times New Roman"/>
        </w:rPr>
      </w:pPr>
      <w:r w:rsidRPr="41F6514C">
        <w:rPr>
          <w:rFonts w:ascii="Times New Roman" w:hAnsi="Times New Roman" w:eastAsia="Times New Roman" w:cs="Times New Roman"/>
        </w:rPr>
        <w:t xml:space="preserve">Rembrandt’s </w:t>
      </w:r>
      <w:r w:rsidRPr="41F6514C">
        <w:rPr>
          <w:rFonts w:ascii="Times New Roman" w:hAnsi="Times New Roman" w:eastAsia="Times New Roman" w:cs="Times New Roman"/>
          <w:i/>
          <w:iCs/>
        </w:rPr>
        <w:t>The Blindness of Tobit</w:t>
      </w:r>
      <w:r w:rsidRPr="41F6514C">
        <w:rPr>
          <w:rFonts w:ascii="Times New Roman" w:hAnsi="Times New Roman" w:eastAsia="Times New Roman" w:cs="Times New Roman"/>
        </w:rPr>
        <w:t xml:space="preserve"> alludes to t</w:t>
      </w:r>
      <w:r w:rsidRPr="41F6514C" w:rsidR="7610FD86">
        <w:rPr>
          <w:rFonts w:ascii="Times New Roman" w:hAnsi="Times New Roman" w:eastAsia="Times New Roman" w:cs="Times New Roman"/>
        </w:rPr>
        <w:t>he Book of Tobit</w:t>
      </w:r>
      <w:r w:rsidRPr="41F6514C" w:rsidR="22EDB750">
        <w:rPr>
          <w:rFonts w:ascii="Times New Roman" w:hAnsi="Times New Roman" w:eastAsia="Times New Roman" w:cs="Times New Roman"/>
        </w:rPr>
        <w:t xml:space="preserve">, </w:t>
      </w:r>
      <w:r w:rsidRPr="41F6514C" w:rsidR="7610FD86">
        <w:rPr>
          <w:rFonts w:ascii="Times New Roman" w:hAnsi="Times New Roman" w:eastAsia="Times New Roman" w:cs="Times New Roman"/>
        </w:rPr>
        <w:t>a pre-Christian text found in the deuterocanonical books. The narrative</w:t>
      </w:r>
      <w:r w:rsidRPr="41F6514C" w:rsidR="12F600BB">
        <w:rPr>
          <w:rFonts w:ascii="Times New Roman" w:hAnsi="Times New Roman" w:eastAsia="Times New Roman" w:cs="Times New Roman"/>
        </w:rPr>
        <w:t xml:space="preserve"> of the text</w:t>
      </w:r>
      <w:r w:rsidRPr="41F6514C" w:rsidR="7610FD86">
        <w:rPr>
          <w:rFonts w:ascii="Times New Roman" w:hAnsi="Times New Roman" w:eastAsia="Times New Roman" w:cs="Times New Roman"/>
        </w:rPr>
        <w:t xml:space="preserve"> follows Tobit, a devout and righteous Israelite living in exile in Nineveh, who experiences blindness and misfortune despite his piety</w:t>
      </w:r>
      <w:r w:rsidRPr="41F6514C" w:rsidR="01B5798C">
        <w:rPr>
          <w:rFonts w:ascii="Times New Roman" w:hAnsi="Times New Roman" w:eastAsia="Times New Roman" w:cs="Times New Roman"/>
        </w:rPr>
        <w:t xml:space="preserve"> to God</w:t>
      </w:r>
      <w:r w:rsidRPr="41F6514C" w:rsidR="7610FD86">
        <w:rPr>
          <w:rFonts w:ascii="Times New Roman" w:hAnsi="Times New Roman" w:eastAsia="Times New Roman" w:cs="Times New Roman"/>
        </w:rPr>
        <w:t>. The story also features his son, Tobias, who embarks on a journey to collect a debt</w:t>
      </w:r>
      <w:r w:rsidRPr="41F6514C" w:rsidR="50FD2E41">
        <w:rPr>
          <w:rFonts w:ascii="Times New Roman" w:hAnsi="Times New Roman" w:eastAsia="Times New Roman" w:cs="Times New Roman"/>
        </w:rPr>
        <w:t xml:space="preserve"> in the city of Ecbatana</w:t>
      </w:r>
      <w:r w:rsidRPr="41F6514C" w:rsidR="7610FD86">
        <w:rPr>
          <w:rFonts w:ascii="Times New Roman" w:hAnsi="Times New Roman" w:eastAsia="Times New Roman" w:cs="Times New Roman"/>
        </w:rPr>
        <w:t xml:space="preserve"> for his father. On this journey, Tobias is accompanied by the archangel Raphael</w:t>
      </w:r>
      <w:r w:rsidRPr="41F6514C" w:rsidR="36E0471E">
        <w:rPr>
          <w:rFonts w:ascii="Times New Roman" w:hAnsi="Times New Roman" w:eastAsia="Times New Roman" w:cs="Times New Roman"/>
        </w:rPr>
        <w:t xml:space="preserve"> and </w:t>
      </w:r>
      <w:r w:rsidRPr="41F6514C" w:rsidR="4076BDC0">
        <w:rPr>
          <w:rFonts w:ascii="Times New Roman" w:hAnsi="Times New Roman" w:eastAsia="Times New Roman" w:cs="Times New Roman"/>
        </w:rPr>
        <w:t>meets Sarah</w:t>
      </w:r>
      <w:r w:rsidRPr="41F6514C" w:rsidR="765A480B">
        <w:rPr>
          <w:rFonts w:ascii="Times New Roman" w:hAnsi="Times New Roman" w:eastAsia="Times New Roman" w:cs="Times New Roman"/>
        </w:rPr>
        <w:t>, a</w:t>
      </w:r>
      <w:r w:rsidRPr="41F6514C" w:rsidR="4076BDC0">
        <w:rPr>
          <w:rFonts w:ascii="Times New Roman" w:hAnsi="Times New Roman" w:eastAsia="Times New Roman" w:cs="Times New Roman"/>
        </w:rPr>
        <w:t xml:space="preserve"> </w:t>
      </w:r>
      <w:r w:rsidRPr="41F6514C" w:rsidR="312B30BF">
        <w:rPr>
          <w:rFonts w:ascii="Times New Roman" w:hAnsi="Times New Roman" w:eastAsia="Times New Roman" w:cs="Times New Roman"/>
        </w:rPr>
        <w:t>woman</w:t>
      </w:r>
      <w:r w:rsidRPr="41F6514C" w:rsidR="4076BDC0">
        <w:rPr>
          <w:rFonts w:ascii="Times New Roman" w:hAnsi="Times New Roman" w:eastAsia="Times New Roman" w:cs="Times New Roman"/>
        </w:rPr>
        <w:t xml:space="preserve"> plagued by the demon Asmodeus</w:t>
      </w:r>
      <w:r w:rsidRPr="41F6514C" w:rsidR="24D303AB">
        <w:rPr>
          <w:rFonts w:ascii="Times New Roman" w:hAnsi="Times New Roman" w:eastAsia="Times New Roman" w:cs="Times New Roman"/>
        </w:rPr>
        <w:t xml:space="preserve"> who kills anyone she intends to marry</w:t>
      </w:r>
      <w:r w:rsidRPr="41F6514C" w:rsidR="4076BDC0">
        <w:rPr>
          <w:rFonts w:ascii="Times New Roman" w:hAnsi="Times New Roman" w:eastAsia="Times New Roman" w:cs="Times New Roman"/>
        </w:rPr>
        <w:t>.</w:t>
      </w:r>
      <w:r w:rsidRPr="41F6514C" w:rsidR="2CEF6C13">
        <w:rPr>
          <w:rFonts w:ascii="Times New Roman" w:hAnsi="Times New Roman" w:eastAsia="Times New Roman" w:cs="Times New Roman"/>
        </w:rPr>
        <w:t xml:space="preserve"> Raphael eventually exorcises Asmodeus, and the couple returns to Nineveh, where Tobit’s </w:t>
      </w:r>
      <w:r w:rsidRPr="41F6514C" w:rsidR="78E4D130">
        <w:rPr>
          <w:rFonts w:ascii="Times New Roman" w:hAnsi="Times New Roman" w:eastAsia="Times New Roman" w:cs="Times New Roman"/>
        </w:rPr>
        <w:t xml:space="preserve">faith is proven and his </w:t>
      </w:r>
      <w:r w:rsidRPr="41F6514C" w:rsidR="2CEF6C13">
        <w:rPr>
          <w:rFonts w:ascii="Times New Roman" w:hAnsi="Times New Roman" w:eastAsia="Times New Roman" w:cs="Times New Roman"/>
        </w:rPr>
        <w:t>vision is restored.</w:t>
      </w:r>
      <w:r w:rsidRPr="41F6514C" w:rsidR="692EF52E">
        <w:rPr>
          <w:rFonts w:ascii="Times New Roman" w:hAnsi="Times New Roman" w:eastAsia="Times New Roman" w:cs="Times New Roman"/>
        </w:rPr>
        <w:t xml:space="preserve"> </w:t>
      </w:r>
    </w:p>
    <w:p w:rsidR="6DE471E9" w:rsidP="38CE7F5A" w:rsidRDefault="6DE471E9" w14:paraId="30EE7D0D" w14:textId="071BF5F1">
      <w:pPr>
        <w:spacing w:after="0" w:line="480" w:lineRule="auto"/>
        <w:ind w:firstLine="720"/>
        <w:rPr>
          <w:rFonts w:ascii="Times New Roman" w:hAnsi="Times New Roman" w:eastAsia="Times New Roman" w:cs="Times New Roman"/>
        </w:rPr>
      </w:pPr>
      <w:r w:rsidRPr="38CE7F5A" w:rsidR="6DE471E9">
        <w:rPr>
          <w:rFonts w:ascii="Times New Roman" w:hAnsi="Times New Roman" w:eastAsia="Times New Roman" w:cs="Times New Roman"/>
          <w:i w:val="1"/>
          <w:iCs w:val="1"/>
        </w:rPr>
        <w:t>The Blindness of Tobit</w:t>
      </w:r>
      <w:r w:rsidRPr="38CE7F5A" w:rsidR="6DE471E9">
        <w:rPr>
          <w:rFonts w:ascii="Times New Roman" w:hAnsi="Times New Roman" w:eastAsia="Times New Roman" w:cs="Times New Roman"/>
        </w:rPr>
        <w:t xml:space="preserve"> portrays the moment Tobit hears of his son’s return after a long and arduous journey.</w:t>
      </w:r>
      <w:r w:rsidRPr="38CE7F5A" w:rsidR="09C88B41">
        <w:rPr>
          <w:rFonts w:ascii="Times New Roman" w:hAnsi="Times New Roman" w:eastAsia="Times New Roman" w:cs="Times New Roman"/>
        </w:rPr>
        <w:t xml:space="preserve"> </w:t>
      </w:r>
      <w:commentRangeStart w:id="1551128969"/>
      <w:r w:rsidRPr="38CE7F5A" w:rsidR="09C88B41">
        <w:rPr>
          <w:rFonts w:ascii="Times New Roman" w:hAnsi="Times New Roman" w:eastAsia="Times New Roman" w:cs="Times New Roman"/>
        </w:rPr>
        <w:t>T</w:t>
      </w:r>
      <w:r w:rsidRPr="38CE7F5A" w:rsidR="12D43F20">
        <w:rPr>
          <w:rFonts w:ascii="Times New Roman" w:hAnsi="Times New Roman" w:eastAsia="Times New Roman" w:cs="Times New Roman"/>
        </w:rPr>
        <w:t>he old man is depicted in shaggy and battered clothes, holding a staff in one hand and reac</w:t>
      </w:r>
      <w:r w:rsidRPr="38CE7F5A" w:rsidR="6934E15A">
        <w:rPr>
          <w:rFonts w:ascii="Times New Roman" w:hAnsi="Times New Roman" w:eastAsia="Times New Roman" w:cs="Times New Roman"/>
        </w:rPr>
        <w:t>hing for the door with the other — though he misses the</w:t>
      </w:r>
      <w:r w:rsidRPr="38CE7F5A" w:rsidR="2A646DBC">
        <w:rPr>
          <w:rFonts w:ascii="Times New Roman" w:hAnsi="Times New Roman" w:eastAsia="Times New Roman" w:cs="Times New Roman"/>
        </w:rPr>
        <w:t xml:space="preserve"> doorframe to his right</w:t>
      </w:r>
      <w:r w:rsidRPr="38CE7F5A" w:rsidR="6934E15A">
        <w:rPr>
          <w:rFonts w:ascii="Times New Roman" w:hAnsi="Times New Roman" w:eastAsia="Times New Roman" w:cs="Times New Roman"/>
        </w:rPr>
        <w:t>.</w:t>
      </w:r>
      <w:r w:rsidRPr="38CE7F5A" w:rsidR="6DE471E9">
        <w:rPr>
          <w:rFonts w:ascii="Times New Roman" w:hAnsi="Times New Roman" w:eastAsia="Times New Roman" w:cs="Times New Roman"/>
        </w:rPr>
        <w:t xml:space="preserve"> </w:t>
      </w:r>
      <w:r w:rsidRPr="38CE7F5A" w:rsidR="23200E19">
        <w:rPr>
          <w:rFonts w:ascii="Times New Roman" w:hAnsi="Times New Roman" w:eastAsia="Times New Roman" w:cs="Times New Roman"/>
        </w:rPr>
        <w:t xml:space="preserve">In his careless </w:t>
      </w:r>
      <w:r w:rsidRPr="38CE7F5A" w:rsidR="5C9B1794">
        <w:rPr>
          <w:rFonts w:ascii="Times New Roman" w:hAnsi="Times New Roman" w:eastAsia="Times New Roman" w:cs="Times New Roman"/>
        </w:rPr>
        <w:t>rush</w:t>
      </w:r>
      <w:r w:rsidRPr="38CE7F5A" w:rsidR="23200E19">
        <w:rPr>
          <w:rFonts w:ascii="Times New Roman" w:hAnsi="Times New Roman" w:eastAsia="Times New Roman" w:cs="Times New Roman"/>
        </w:rPr>
        <w:t>,</w:t>
      </w:r>
      <w:commentRangeEnd w:id="1551128969"/>
      <w:r>
        <w:rPr>
          <w:rStyle w:val="CommentReference"/>
        </w:rPr>
        <w:commentReference w:id="1551128969"/>
      </w:r>
      <w:r w:rsidRPr="38CE7F5A" w:rsidR="23200E19">
        <w:rPr>
          <w:rFonts w:ascii="Times New Roman" w:hAnsi="Times New Roman" w:eastAsia="Times New Roman" w:cs="Times New Roman"/>
        </w:rPr>
        <w:t xml:space="preserve"> </w:t>
      </w:r>
      <w:r w:rsidRPr="38CE7F5A" w:rsidR="54FA8806">
        <w:rPr>
          <w:rFonts w:ascii="Times New Roman" w:hAnsi="Times New Roman" w:eastAsia="Times New Roman" w:cs="Times New Roman"/>
        </w:rPr>
        <w:t>Tobit</w:t>
      </w:r>
      <w:r w:rsidRPr="38CE7F5A" w:rsidR="23200E19">
        <w:rPr>
          <w:rFonts w:ascii="Times New Roman" w:hAnsi="Times New Roman" w:eastAsia="Times New Roman" w:cs="Times New Roman"/>
        </w:rPr>
        <w:t xml:space="preserve"> tips over a </w:t>
      </w:r>
      <w:r w:rsidRPr="38CE7F5A" w:rsidR="7A413CAE">
        <w:rPr>
          <w:rFonts w:ascii="Times New Roman" w:hAnsi="Times New Roman" w:eastAsia="Times New Roman" w:cs="Times New Roman"/>
        </w:rPr>
        <w:t xml:space="preserve">spinning </w:t>
      </w:r>
      <w:r w:rsidRPr="38CE7F5A" w:rsidR="23200E19">
        <w:rPr>
          <w:rFonts w:ascii="Times New Roman" w:hAnsi="Times New Roman" w:eastAsia="Times New Roman" w:cs="Times New Roman"/>
        </w:rPr>
        <w:t>wheel</w:t>
      </w:r>
      <w:r w:rsidRPr="38CE7F5A" w:rsidR="6AAB8C87">
        <w:rPr>
          <w:rFonts w:ascii="Times New Roman" w:hAnsi="Times New Roman" w:eastAsia="Times New Roman" w:cs="Times New Roman"/>
        </w:rPr>
        <w:t xml:space="preserve"> by his side, while a small scruffy dog nud</w:t>
      </w:r>
      <w:r w:rsidRPr="38CE7F5A" w:rsidR="2070CBB0">
        <w:rPr>
          <w:rFonts w:ascii="Times New Roman" w:hAnsi="Times New Roman" w:eastAsia="Times New Roman" w:cs="Times New Roman"/>
        </w:rPr>
        <w:t>ges</w:t>
      </w:r>
      <w:r w:rsidRPr="38CE7F5A" w:rsidR="08FB4915">
        <w:rPr>
          <w:rFonts w:ascii="Times New Roman" w:hAnsi="Times New Roman" w:eastAsia="Times New Roman" w:cs="Times New Roman"/>
        </w:rPr>
        <w:t xml:space="preserve"> </w:t>
      </w:r>
      <w:r w:rsidRPr="38CE7F5A" w:rsidR="6AAB8C87">
        <w:rPr>
          <w:rFonts w:ascii="Times New Roman" w:hAnsi="Times New Roman" w:eastAsia="Times New Roman" w:cs="Times New Roman"/>
        </w:rPr>
        <w:t>at his feet</w:t>
      </w:r>
      <w:r w:rsidRPr="38CE7F5A" w:rsidR="23200E19">
        <w:rPr>
          <w:rFonts w:ascii="Times New Roman" w:hAnsi="Times New Roman" w:eastAsia="Times New Roman" w:cs="Times New Roman"/>
        </w:rPr>
        <w:t xml:space="preserve">. </w:t>
      </w:r>
      <w:r w:rsidRPr="38CE7F5A" w:rsidR="5BA770C1">
        <w:rPr>
          <w:rFonts w:ascii="Times New Roman" w:hAnsi="Times New Roman" w:eastAsia="Times New Roman" w:cs="Times New Roman"/>
        </w:rPr>
        <w:t>Here, Rembrandt’s attention to detail allows him to emphasise the</w:t>
      </w:r>
      <w:r w:rsidRPr="38CE7F5A" w:rsidR="53838B07">
        <w:rPr>
          <w:rFonts w:ascii="Times New Roman" w:hAnsi="Times New Roman" w:eastAsia="Times New Roman" w:cs="Times New Roman"/>
        </w:rPr>
        <w:t xml:space="preserve"> precarious</w:t>
      </w:r>
      <w:r w:rsidRPr="38CE7F5A" w:rsidR="5BA770C1">
        <w:rPr>
          <w:rFonts w:ascii="Times New Roman" w:hAnsi="Times New Roman" w:eastAsia="Times New Roman" w:cs="Times New Roman"/>
        </w:rPr>
        <w:t xml:space="preserve"> vulnerability and day-to-day </w:t>
      </w:r>
      <w:r w:rsidRPr="38CE7F5A" w:rsidR="05466F9F">
        <w:rPr>
          <w:rFonts w:ascii="Times New Roman" w:hAnsi="Times New Roman" w:eastAsia="Times New Roman" w:cs="Times New Roman"/>
        </w:rPr>
        <w:t>difficulties</w:t>
      </w:r>
      <w:r w:rsidRPr="38CE7F5A" w:rsidR="5BA770C1">
        <w:rPr>
          <w:rFonts w:ascii="Times New Roman" w:hAnsi="Times New Roman" w:eastAsia="Times New Roman" w:cs="Times New Roman"/>
        </w:rPr>
        <w:t xml:space="preserve"> associated with visual representations of blindness. </w:t>
      </w:r>
    </w:p>
    <w:p w:rsidR="6DE471E9" w:rsidP="41F6514C" w:rsidRDefault="6DE471E9" w14:paraId="0848F44B" w14:textId="66372479">
      <w:pPr>
        <w:spacing w:after="0" w:line="480" w:lineRule="auto"/>
        <w:ind w:firstLine="720"/>
        <w:rPr>
          <w:rFonts w:ascii="Times New Roman" w:hAnsi="Times New Roman" w:eastAsia="Times New Roman" w:cs="Times New Roman"/>
        </w:rPr>
      </w:pPr>
      <w:r w:rsidRPr="38CE7F5A" w:rsidR="785E42FD">
        <w:rPr>
          <w:rFonts w:ascii="Times New Roman" w:hAnsi="Times New Roman" w:eastAsia="Times New Roman" w:cs="Times New Roman"/>
        </w:rPr>
        <w:t xml:space="preserve">Scenes alluding to the Book of Tobit is an oft-seen theme in Rembrandt’s work. For example, a Rembrandt oil painting housed in the National Gallery of London depicts </w:t>
      </w:r>
      <w:r w:rsidRPr="38CE7F5A" w:rsidR="0F0D0C4D">
        <w:rPr>
          <w:rFonts w:ascii="Times New Roman" w:hAnsi="Times New Roman" w:eastAsia="Times New Roman" w:cs="Times New Roman"/>
        </w:rPr>
        <w:t xml:space="preserve">a quiet scene of </w:t>
      </w:r>
      <w:r w:rsidRPr="38CE7F5A" w:rsidR="785E42FD">
        <w:rPr>
          <w:rFonts w:ascii="Times New Roman" w:hAnsi="Times New Roman" w:eastAsia="Times New Roman" w:cs="Times New Roman"/>
        </w:rPr>
        <w:t xml:space="preserve">Tobit </w:t>
      </w:r>
      <w:r w:rsidRPr="38CE7F5A" w:rsidR="3BB41333">
        <w:rPr>
          <w:rFonts w:ascii="Times New Roman" w:hAnsi="Times New Roman" w:eastAsia="Times New Roman" w:cs="Times New Roman"/>
        </w:rPr>
        <w:t xml:space="preserve">sitting </w:t>
      </w:r>
      <w:r w:rsidRPr="38CE7F5A" w:rsidR="05995F24">
        <w:rPr>
          <w:rFonts w:ascii="Times New Roman" w:hAnsi="Times New Roman" w:eastAsia="Times New Roman" w:cs="Times New Roman"/>
        </w:rPr>
        <w:t>with his wife, Anna.</w:t>
      </w:r>
      <w:r w:rsidRPr="38CE7F5A" w:rsidR="7AA2B923">
        <w:rPr>
          <w:rFonts w:ascii="Times New Roman" w:hAnsi="Times New Roman" w:eastAsia="Times New Roman" w:cs="Times New Roman"/>
        </w:rPr>
        <w:t xml:space="preserve"> Another, in the Rijksmuseum of Amsterdam, shows Tobit praying for death when his faith in Anna’s candour is tested.</w:t>
      </w:r>
      <w:r w:rsidRPr="38CE7F5A" w:rsidR="135DBC01">
        <w:rPr>
          <w:rFonts w:ascii="Times New Roman" w:hAnsi="Times New Roman" w:eastAsia="Times New Roman" w:cs="Times New Roman"/>
        </w:rPr>
        <w:t xml:space="preserve"> Though not mentioned in the Book itself, Rembrandt’s consistent use of motifs such as </w:t>
      </w:r>
      <w:r w:rsidRPr="38CE7F5A" w:rsidR="2931A288">
        <w:rPr>
          <w:rFonts w:ascii="Times New Roman" w:hAnsi="Times New Roman" w:eastAsia="Times New Roman" w:cs="Times New Roman"/>
        </w:rPr>
        <w:t>the small dog</w:t>
      </w:r>
      <w:r w:rsidRPr="38CE7F5A" w:rsidR="485E1B8F">
        <w:rPr>
          <w:rFonts w:ascii="Times New Roman" w:hAnsi="Times New Roman" w:eastAsia="Times New Roman" w:cs="Times New Roman"/>
        </w:rPr>
        <w:t xml:space="preserve"> (</w:t>
      </w:r>
      <w:r w:rsidRPr="38CE7F5A" w:rsidR="2931A288">
        <w:rPr>
          <w:rFonts w:ascii="Times New Roman" w:hAnsi="Times New Roman" w:eastAsia="Times New Roman" w:cs="Times New Roman"/>
        </w:rPr>
        <w:t>perhaps a</w:t>
      </w:r>
      <w:r w:rsidRPr="38CE7F5A" w:rsidR="2931A288">
        <w:rPr>
          <w:rFonts w:ascii="Times New Roman" w:hAnsi="Times New Roman" w:eastAsia="Times New Roman" w:cs="Times New Roman"/>
        </w:rPr>
        <w:t xml:space="preserve"> representation of loyalty</w:t>
      </w:r>
      <w:r w:rsidRPr="38CE7F5A" w:rsidR="5623FBFA">
        <w:rPr>
          <w:rFonts w:ascii="Times New Roman" w:hAnsi="Times New Roman" w:eastAsia="Times New Roman" w:cs="Times New Roman"/>
        </w:rPr>
        <w:t>)</w:t>
      </w:r>
      <w:r w:rsidRPr="38CE7F5A" w:rsidR="2931A288">
        <w:rPr>
          <w:rFonts w:ascii="Times New Roman" w:hAnsi="Times New Roman" w:eastAsia="Times New Roman" w:cs="Times New Roman"/>
        </w:rPr>
        <w:t xml:space="preserve"> and the spinning wheel</w:t>
      </w:r>
      <w:r w:rsidRPr="38CE7F5A" w:rsidR="38A3B21B">
        <w:rPr>
          <w:rFonts w:ascii="Times New Roman" w:hAnsi="Times New Roman" w:eastAsia="Times New Roman" w:cs="Times New Roman"/>
        </w:rPr>
        <w:t xml:space="preserve"> (</w:t>
      </w:r>
      <w:r w:rsidRPr="38CE7F5A" w:rsidR="2931A288">
        <w:rPr>
          <w:rFonts w:ascii="Times New Roman" w:hAnsi="Times New Roman" w:eastAsia="Times New Roman" w:cs="Times New Roman"/>
        </w:rPr>
        <w:t>often depicted in use by or next to Anna</w:t>
      </w:r>
      <w:r w:rsidRPr="38CE7F5A" w:rsidR="342B9D34">
        <w:rPr>
          <w:rFonts w:ascii="Times New Roman" w:hAnsi="Times New Roman" w:eastAsia="Times New Roman" w:cs="Times New Roman"/>
        </w:rPr>
        <w:t>)</w:t>
      </w:r>
      <w:r w:rsidRPr="38CE7F5A" w:rsidR="2931A288">
        <w:rPr>
          <w:rFonts w:ascii="Times New Roman" w:hAnsi="Times New Roman" w:eastAsia="Times New Roman" w:cs="Times New Roman"/>
        </w:rPr>
        <w:t xml:space="preserve"> provides the characters with a richer inner world.</w:t>
      </w:r>
    </w:p>
    <w:p w:rsidR="41F6514C" w:rsidP="41F6514C" w:rsidRDefault="41F6514C" w14:paraId="63011E45" w14:textId="1AFEDEA4">
      <w:pPr>
        <w:spacing w:line="480" w:lineRule="auto"/>
        <w:rPr>
          <w:rFonts w:ascii="Times New Roman" w:hAnsi="Times New Roman" w:eastAsia="Times New Roman" w:cs="Times New Roman"/>
        </w:rPr>
      </w:pPr>
      <w:r w:rsidRPr="41F6514C">
        <w:rPr>
          <w:rFonts w:ascii="Times New Roman" w:hAnsi="Times New Roman" w:eastAsia="Times New Roman" w:cs="Times New Roman"/>
        </w:rPr>
        <w:br w:type="page"/>
      </w:r>
    </w:p>
    <w:p w:rsidR="5874F99A" w:rsidP="41F6514C" w:rsidRDefault="5874F99A" w14:paraId="0CBC0EA0" w14:textId="04AFBBBF">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Giuseppe Maria Mitelli</w:t>
      </w:r>
    </w:p>
    <w:p w:rsidR="5874F99A" w:rsidP="41F6514C" w:rsidRDefault="5874F99A" w14:paraId="1DD94F6F" w14:textId="7A8817D0">
      <w:pPr>
        <w:spacing w:after="0" w:line="480" w:lineRule="auto"/>
        <w:rPr>
          <w:rFonts w:ascii="Times New Roman" w:hAnsi="Times New Roman" w:eastAsia="Times New Roman" w:cs="Times New Roman"/>
          <w:i/>
          <w:iCs/>
        </w:rPr>
      </w:pPr>
      <w:r w:rsidRPr="41F6514C">
        <w:rPr>
          <w:rFonts w:ascii="Times New Roman" w:hAnsi="Times New Roman" w:eastAsia="Times New Roman" w:cs="Times New Roman"/>
          <w:i/>
          <w:iCs/>
        </w:rPr>
        <w:t>A Street Seller of Shoes</w:t>
      </w:r>
    </w:p>
    <w:p w:rsidR="5874F99A" w:rsidP="41F6514C" w:rsidRDefault="5874F99A" w14:paraId="2AD36FF6" w14:textId="0E6DB449">
      <w:pPr>
        <w:spacing w:after="0" w:line="480" w:lineRule="auto"/>
        <w:rPr>
          <w:rFonts w:ascii="Times New Roman" w:hAnsi="Times New Roman" w:eastAsia="Times New Roman" w:cs="Times New Roman"/>
        </w:rPr>
      </w:pPr>
      <w:r w:rsidRPr="41F6514C">
        <w:rPr>
          <w:rFonts w:ascii="Times New Roman" w:hAnsi="Times New Roman" w:eastAsia="Times New Roman" w:cs="Times New Roman"/>
        </w:rPr>
        <w:t>1660</w:t>
      </w:r>
    </w:p>
    <w:p w:rsidR="5874F99A" w:rsidP="41F6514C" w:rsidRDefault="5874F99A" w14:paraId="5B67C309" w14:textId="2A03DE1D">
      <w:pPr>
        <w:spacing w:after="0" w:line="480" w:lineRule="auto"/>
        <w:rPr>
          <w:rFonts w:ascii="Times New Roman" w:hAnsi="Times New Roman" w:eastAsia="Times New Roman" w:cs="Times New Roman"/>
        </w:rPr>
      </w:pPr>
      <w:r w:rsidRPr="5446FB99" w:rsidR="5874F99A">
        <w:rPr>
          <w:rFonts w:ascii="Times New Roman" w:hAnsi="Times New Roman" w:eastAsia="Times New Roman" w:cs="Times New Roman"/>
        </w:rPr>
        <w:t>British Museum, London</w:t>
      </w:r>
    </w:p>
    <w:p w:rsidR="4856BAC2" w:rsidP="5446FB99" w:rsidRDefault="4856BAC2" w14:paraId="2F467C78" w14:textId="5DBB9815">
      <w:pPr>
        <w:spacing w:after="0" w:line="480" w:lineRule="auto"/>
      </w:pPr>
      <w:hyperlink r:id="Rad6dda6397de451c">
        <w:r w:rsidRPr="5446FB99" w:rsidR="4856BAC2">
          <w:rPr>
            <w:rStyle w:val="Hyperlink"/>
            <w:rFonts w:ascii="Times New Roman" w:hAnsi="Times New Roman" w:eastAsia="Times New Roman" w:cs="Times New Roman"/>
            <w:noProof w:val="0"/>
            <w:sz w:val="24"/>
            <w:szCs w:val="24"/>
            <w:lang w:val="en-GB"/>
          </w:rPr>
          <w:t>https://archive.org/details/gri_33125010842314/page/n5/mode/2up?view=theater</w:t>
        </w:r>
      </w:hyperlink>
    </w:p>
    <w:p w:rsidR="1A7ABB89" w:rsidP="6DEF7AD3" w:rsidRDefault="21344C1D" w14:paraId="54A76263" w14:textId="19D5BEDA">
      <w:pPr>
        <w:spacing w:after="0" w:line="480" w:lineRule="auto"/>
        <w:ind w:firstLine="720"/>
        <w:rPr>
          <w:rFonts w:ascii="Times New Roman" w:hAnsi="Times New Roman" w:eastAsia="Times New Roman" w:cs="Times New Roman"/>
        </w:rPr>
      </w:pPr>
      <w:r w:rsidRPr="4C85DE06" w:rsidR="73FC332F">
        <w:rPr>
          <w:rFonts w:ascii="Times New Roman" w:hAnsi="Times New Roman" w:eastAsia="Times New Roman" w:cs="Times New Roman"/>
        </w:rPr>
        <w:t>In the early 17</w:t>
      </w:r>
      <w:r w:rsidRPr="4C85DE06" w:rsidR="73FC332F">
        <w:rPr>
          <w:rFonts w:ascii="Times New Roman" w:hAnsi="Times New Roman" w:eastAsia="Times New Roman" w:cs="Times New Roman"/>
          <w:vertAlign w:val="superscript"/>
        </w:rPr>
        <w:t>th</w:t>
      </w:r>
      <w:r w:rsidRPr="4C85DE06" w:rsidR="73FC332F">
        <w:rPr>
          <w:rFonts w:ascii="Times New Roman" w:hAnsi="Times New Roman" w:eastAsia="Times New Roman" w:cs="Times New Roman"/>
        </w:rPr>
        <w:t xml:space="preserve"> century, </w:t>
      </w:r>
      <w:r w:rsidRPr="4C85DE06" w:rsidR="73FC332F">
        <w:rPr>
          <w:rFonts w:ascii="Times New Roman" w:hAnsi="Times New Roman" w:eastAsia="Times New Roman" w:cs="Times New Roman"/>
        </w:rPr>
        <w:t>a</w:t>
      </w:r>
      <w:r w:rsidRPr="4C85DE06" w:rsidR="25BF6F78">
        <w:rPr>
          <w:rFonts w:ascii="Times New Roman" w:hAnsi="Times New Roman" w:eastAsia="Times New Roman" w:cs="Times New Roman"/>
        </w:rPr>
        <w:t xml:space="preserve"> </w:t>
      </w:r>
      <w:r w:rsidRPr="4C85DE06" w:rsidR="25E27742">
        <w:rPr>
          <w:rFonts w:ascii="Times New Roman" w:hAnsi="Times New Roman" w:eastAsia="Times New Roman" w:cs="Times New Roman"/>
        </w:rPr>
        <w:t xml:space="preserve">large </w:t>
      </w:r>
      <w:r w:rsidRPr="4C85DE06" w:rsidR="25BF6F78">
        <w:rPr>
          <w:rFonts w:ascii="Times New Roman" w:hAnsi="Times New Roman" w:eastAsia="Times New Roman" w:cs="Times New Roman"/>
        </w:rPr>
        <w:t>collection</w:t>
      </w:r>
      <w:r w:rsidRPr="4C85DE06" w:rsidR="25BF6F78">
        <w:rPr>
          <w:rFonts w:ascii="Times New Roman" w:hAnsi="Times New Roman" w:eastAsia="Times New Roman" w:cs="Times New Roman"/>
        </w:rPr>
        <w:t xml:space="preserve"> of drawings attributed to the Italian </w:t>
      </w:r>
      <w:r w:rsidRPr="4C85DE06" w:rsidR="5E1D9F3C">
        <w:rPr>
          <w:rFonts w:ascii="Times New Roman" w:hAnsi="Times New Roman" w:eastAsia="Times New Roman" w:cs="Times New Roman"/>
        </w:rPr>
        <w:t xml:space="preserve">Baroque painter </w:t>
      </w:r>
      <w:r w:rsidRPr="4C85DE06" w:rsidR="25BF6F78">
        <w:rPr>
          <w:rFonts w:ascii="Times New Roman" w:hAnsi="Times New Roman" w:eastAsia="Times New Roman" w:cs="Times New Roman"/>
        </w:rPr>
        <w:t>Annibale Carracci</w:t>
      </w:r>
      <w:r w:rsidRPr="4C85DE06" w:rsidR="7E8CC5B3">
        <w:rPr>
          <w:rFonts w:ascii="Times New Roman" w:hAnsi="Times New Roman" w:eastAsia="Times New Roman" w:cs="Times New Roman"/>
        </w:rPr>
        <w:t>,</w:t>
      </w:r>
      <w:r w:rsidRPr="4C85DE06" w:rsidR="25BF6F78">
        <w:rPr>
          <w:rFonts w:ascii="Times New Roman" w:hAnsi="Times New Roman" w:eastAsia="Times New Roman" w:cs="Times New Roman"/>
        </w:rPr>
        <w:t xml:space="preserve"> known as “Le Arti di Bologna” (The Art of Bologna)</w:t>
      </w:r>
      <w:r w:rsidRPr="4C85DE06" w:rsidR="464931AB">
        <w:rPr>
          <w:rFonts w:ascii="Times New Roman" w:hAnsi="Times New Roman" w:eastAsia="Times New Roman" w:cs="Times New Roman"/>
        </w:rPr>
        <w:t>,</w:t>
      </w:r>
      <w:r w:rsidRPr="4C85DE06" w:rsidR="6F708E78">
        <w:rPr>
          <w:rFonts w:ascii="Times New Roman" w:hAnsi="Times New Roman" w:eastAsia="Times New Roman" w:cs="Times New Roman"/>
        </w:rPr>
        <w:t xml:space="preserve"> came into the possession of the prelate Giovanni Antonio </w:t>
      </w:r>
      <w:r w:rsidRPr="4C85DE06" w:rsidR="6F708E78">
        <w:rPr>
          <w:rFonts w:ascii="Times New Roman" w:hAnsi="Times New Roman" w:eastAsia="Times New Roman" w:cs="Times New Roman"/>
        </w:rPr>
        <w:t>Massani</w:t>
      </w:r>
      <w:r w:rsidRPr="4C85DE06" w:rsidR="6F708E78">
        <w:rPr>
          <w:rFonts w:ascii="Times New Roman" w:hAnsi="Times New Roman" w:eastAsia="Times New Roman" w:cs="Times New Roman"/>
        </w:rPr>
        <w:t xml:space="preserve">. </w:t>
      </w:r>
      <w:r w:rsidRPr="4C85DE06" w:rsidR="7AA18FCE">
        <w:rPr>
          <w:rFonts w:ascii="Times New Roman" w:hAnsi="Times New Roman" w:eastAsia="Times New Roman" w:cs="Times New Roman"/>
        </w:rPr>
        <w:t>The drawings primarily featured street vendors</w:t>
      </w:r>
      <w:r w:rsidRPr="4C85DE06" w:rsidR="2089EFDB">
        <w:rPr>
          <w:rFonts w:ascii="Times New Roman" w:hAnsi="Times New Roman" w:eastAsia="Times New Roman" w:cs="Times New Roman"/>
        </w:rPr>
        <w:t xml:space="preserve"> and </w:t>
      </w:r>
      <w:r w:rsidRPr="4C85DE06" w:rsidR="7AA18FCE">
        <w:rPr>
          <w:rFonts w:ascii="Times New Roman" w:hAnsi="Times New Roman" w:eastAsia="Times New Roman" w:cs="Times New Roman"/>
        </w:rPr>
        <w:t>labourers</w:t>
      </w:r>
      <w:r w:rsidRPr="4C85DE06" w:rsidR="3378C5E8">
        <w:rPr>
          <w:rFonts w:ascii="Times New Roman" w:hAnsi="Times New Roman" w:eastAsia="Times New Roman" w:cs="Times New Roman"/>
        </w:rPr>
        <w:t>,</w:t>
      </w:r>
      <w:r w:rsidRPr="4C85DE06" w:rsidR="7AA18FCE">
        <w:rPr>
          <w:rFonts w:ascii="Times New Roman" w:hAnsi="Times New Roman" w:eastAsia="Times New Roman" w:cs="Times New Roman"/>
        </w:rPr>
        <w:t xml:space="preserve"> </w:t>
      </w:r>
      <w:r w:rsidRPr="4C85DE06" w:rsidR="233E9915">
        <w:rPr>
          <w:rFonts w:ascii="Times New Roman" w:hAnsi="Times New Roman" w:eastAsia="Times New Roman" w:cs="Times New Roman"/>
        </w:rPr>
        <w:t>as well as humorous images such as a urinating</w:t>
      </w:r>
      <w:r w:rsidRPr="4C85DE06" w:rsidR="714B4720">
        <w:rPr>
          <w:rFonts w:ascii="Times New Roman" w:hAnsi="Times New Roman" w:eastAsia="Times New Roman" w:cs="Times New Roman"/>
        </w:rPr>
        <w:t xml:space="preserve"> young</w:t>
      </w:r>
      <w:r w:rsidRPr="4C85DE06" w:rsidR="233E9915">
        <w:rPr>
          <w:rFonts w:ascii="Times New Roman" w:hAnsi="Times New Roman" w:eastAsia="Times New Roman" w:cs="Times New Roman"/>
        </w:rPr>
        <w:t xml:space="preserve"> man and a</w:t>
      </w:r>
      <w:r w:rsidRPr="4C85DE06" w:rsidR="18E92654">
        <w:rPr>
          <w:rFonts w:ascii="Times New Roman" w:hAnsi="Times New Roman" w:eastAsia="Times New Roman" w:cs="Times New Roman"/>
        </w:rPr>
        <w:t>n old</w:t>
      </w:r>
      <w:r w:rsidRPr="4C85DE06" w:rsidR="233E9915">
        <w:rPr>
          <w:rFonts w:ascii="Times New Roman" w:hAnsi="Times New Roman" w:eastAsia="Times New Roman" w:cs="Times New Roman"/>
        </w:rPr>
        <w:t xml:space="preserve"> </w:t>
      </w:r>
      <w:r w:rsidRPr="4C85DE06" w:rsidR="1142338B">
        <w:rPr>
          <w:rFonts w:ascii="Times New Roman" w:hAnsi="Times New Roman" w:eastAsia="Times New Roman" w:cs="Times New Roman"/>
        </w:rPr>
        <w:t xml:space="preserve">hatter wearing two stacked straw hats. </w:t>
      </w:r>
      <w:r w:rsidRPr="4C85DE06" w:rsidR="6F708E78">
        <w:rPr>
          <w:rFonts w:ascii="Times New Roman" w:hAnsi="Times New Roman" w:eastAsia="Times New Roman" w:cs="Times New Roman"/>
        </w:rPr>
        <w:t>Though the original drawings are now lost</w:t>
      </w:r>
      <w:r w:rsidRPr="4C85DE06" w:rsidR="29ABD951">
        <w:rPr>
          <w:rFonts w:ascii="Times New Roman" w:hAnsi="Times New Roman" w:eastAsia="Times New Roman" w:cs="Times New Roman"/>
        </w:rPr>
        <w:t xml:space="preserve"> — except for one </w:t>
      </w:r>
      <w:r w:rsidRPr="4C85DE06" w:rsidR="22CB94ED">
        <w:rPr>
          <w:rFonts w:ascii="Times New Roman" w:hAnsi="Times New Roman" w:eastAsia="Times New Roman" w:cs="Times New Roman"/>
        </w:rPr>
        <w:t>which depicts a chimney sweep</w:t>
      </w:r>
      <w:r w:rsidRPr="4C85DE06" w:rsidR="29ABD951">
        <w:rPr>
          <w:rFonts w:ascii="Times New Roman" w:hAnsi="Times New Roman" w:eastAsia="Times New Roman" w:cs="Times New Roman"/>
        </w:rPr>
        <w:t xml:space="preserve">— </w:t>
      </w:r>
      <w:r w:rsidRPr="4C85DE06" w:rsidR="3055E019">
        <w:rPr>
          <w:rFonts w:ascii="Times New Roman" w:hAnsi="Times New Roman" w:eastAsia="Times New Roman" w:cs="Times New Roman"/>
        </w:rPr>
        <w:t xml:space="preserve">the collection </w:t>
      </w:r>
      <w:r w:rsidRPr="4C85DE06" w:rsidR="63B92F49">
        <w:rPr>
          <w:rFonts w:ascii="Times New Roman" w:hAnsi="Times New Roman" w:eastAsia="Times New Roman" w:cs="Times New Roman"/>
        </w:rPr>
        <w:t xml:space="preserve">of images </w:t>
      </w:r>
      <w:r w:rsidRPr="4C85DE06" w:rsidR="1EAEDD51">
        <w:rPr>
          <w:rFonts w:ascii="Times New Roman" w:hAnsi="Times New Roman" w:eastAsia="Times New Roman" w:cs="Times New Roman"/>
        </w:rPr>
        <w:t>survives</w:t>
      </w:r>
      <w:r w:rsidRPr="4C85DE06" w:rsidR="3055E019">
        <w:rPr>
          <w:rFonts w:ascii="Times New Roman" w:hAnsi="Times New Roman" w:eastAsia="Times New Roman" w:cs="Times New Roman"/>
        </w:rPr>
        <w:t xml:space="preserve"> as </w:t>
      </w:r>
      <w:r w:rsidRPr="4C85DE06" w:rsidR="29ABD951">
        <w:rPr>
          <w:rFonts w:ascii="Times New Roman" w:hAnsi="Times New Roman" w:eastAsia="Times New Roman" w:cs="Times New Roman"/>
        </w:rPr>
        <w:t>Massani</w:t>
      </w:r>
      <w:r w:rsidRPr="4C85DE06" w:rsidR="75C6CFFD">
        <w:rPr>
          <w:rFonts w:ascii="Times New Roman" w:hAnsi="Times New Roman" w:eastAsia="Times New Roman" w:cs="Times New Roman"/>
        </w:rPr>
        <w:t xml:space="preserve"> had</w:t>
      </w:r>
      <w:r w:rsidRPr="4C85DE06" w:rsidR="29ABD951">
        <w:rPr>
          <w:rFonts w:ascii="Times New Roman" w:hAnsi="Times New Roman" w:eastAsia="Times New Roman" w:cs="Times New Roman"/>
        </w:rPr>
        <w:t xml:space="preserve"> commissioned the French engraver </w:t>
      </w:r>
      <w:r w:rsidRPr="4C85DE06" w:rsidR="336D316B">
        <w:rPr>
          <w:rFonts w:ascii="Times New Roman" w:hAnsi="Times New Roman" w:eastAsia="Times New Roman" w:cs="Times New Roman"/>
        </w:rPr>
        <w:t>Simon Guillain II</w:t>
      </w:r>
      <w:r w:rsidRPr="4C85DE06" w:rsidR="4A0C0E36">
        <w:rPr>
          <w:rFonts w:ascii="Times New Roman" w:hAnsi="Times New Roman" w:eastAsia="Times New Roman" w:cs="Times New Roman"/>
        </w:rPr>
        <w:t xml:space="preserve"> to recreate</w:t>
      </w:r>
      <w:r w:rsidRPr="4C85DE06" w:rsidR="1F9082DA">
        <w:rPr>
          <w:rFonts w:ascii="Times New Roman" w:hAnsi="Times New Roman" w:eastAsia="Times New Roman" w:cs="Times New Roman"/>
        </w:rPr>
        <w:t xml:space="preserve"> </w:t>
      </w:r>
      <w:r w:rsidRPr="4C85DE06" w:rsidR="4A0C0E36">
        <w:rPr>
          <w:rFonts w:ascii="Times New Roman" w:hAnsi="Times New Roman" w:eastAsia="Times New Roman" w:cs="Times New Roman"/>
        </w:rPr>
        <w:t>the</w:t>
      </w:r>
      <w:r w:rsidRPr="4C85DE06" w:rsidR="5095D9E2">
        <w:rPr>
          <w:rFonts w:ascii="Times New Roman" w:hAnsi="Times New Roman" w:eastAsia="Times New Roman" w:cs="Times New Roman"/>
        </w:rPr>
        <w:t xml:space="preserve"> eighty</w:t>
      </w:r>
      <w:r w:rsidRPr="4C85DE06" w:rsidR="4A0C0E36">
        <w:rPr>
          <w:rFonts w:ascii="Times New Roman" w:hAnsi="Times New Roman" w:eastAsia="Times New Roman" w:cs="Times New Roman"/>
        </w:rPr>
        <w:t xml:space="preserve"> artwork</w:t>
      </w:r>
      <w:r w:rsidRPr="4C85DE06" w:rsidR="341237AC">
        <w:rPr>
          <w:rFonts w:ascii="Times New Roman" w:hAnsi="Times New Roman" w:eastAsia="Times New Roman" w:cs="Times New Roman"/>
        </w:rPr>
        <w:t>s</w:t>
      </w:r>
      <w:r w:rsidRPr="4C85DE06" w:rsidR="24CE68AF">
        <w:rPr>
          <w:rFonts w:ascii="Times New Roman" w:hAnsi="Times New Roman" w:eastAsia="Times New Roman" w:cs="Times New Roman"/>
        </w:rPr>
        <w:t xml:space="preserve"> </w:t>
      </w:r>
      <w:r w:rsidRPr="4C85DE06" w:rsidR="77B6CD71">
        <w:rPr>
          <w:rFonts w:ascii="Times New Roman" w:hAnsi="Times New Roman" w:eastAsia="Times New Roman" w:cs="Times New Roman"/>
        </w:rPr>
        <w:t xml:space="preserve">as copper etchings </w:t>
      </w:r>
      <w:r w:rsidRPr="4C85DE06" w:rsidR="24CE68AF">
        <w:rPr>
          <w:rFonts w:ascii="Times New Roman" w:hAnsi="Times New Roman" w:eastAsia="Times New Roman" w:cs="Times New Roman"/>
        </w:rPr>
        <w:t>for printing purposes</w:t>
      </w:r>
      <w:r w:rsidRPr="4C85DE06" w:rsidR="4A0C0E36">
        <w:rPr>
          <w:rFonts w:ascii="Times New Roman" w:hAnsi="Times New Roman" w:eastAsia="Times New Roman" w:cs="Times New Roman"/>
        </w:rPr>
        <w:t>.</w:t>
      </w:r>
      <w:r w:rsidRPr="4C85DE06" w:rsidR="74B11D3E">
        <w:rPr>
          <w:rFonts w:ascii="Times New Roman" w:hAnsi="Times New Roman" w:eastAsia="Times New Roman" w:cs="Times New Roman"/>
        </w:rPr>
        <w:t xml:space="preserve"> </w:t>
      </w:r>
      <w:r w:rsidRPr="4C85DE06" w:rsidR="4B60CC83">
        <w:rPr>
          <w:rFonts w:ascii="Times New Roman" w:hAnsi="Times New Roman" w:eastAsia="Times New Roman" w:cs="Times New Roman"/>
        </w:rPr>
        <w:t xml:space="preserve">Guillain himself had been a pupil of Annibale’s cousin, Ludovico Carracci. </w:t>
      </w:r>
      <w:r w:rsidRPr="4C85DE06" w:rsidR="74B11D3E">
        <w:rPr>
          <w:rFonts w:ascii="Times New Roman" w:hAnsi="Times New Roman" w:eastAsia="Times New Roman" w:cs="Times New Roman"/>
        </w:rPr>
        <w:t xml:space="preserve">In 1646, </w:t>
      </w:r>
      <w:r w:rsidRPr="4C85DE06" w:rsidR="0D40FE1D">
        <w:rPr>
          <w:rFonts w:ascii="Times New Roman" w:hAnsi="Times New Roman" w:eastAsia="Times New Roman" w:cs="Times New Roman"/>
        </w:rPr>
        <w:t>the resulting</w:t>
      </w:r>
      <w:r w:rsidRPr="4C85DE06" w:rsidR="74B11D3E">
        <w:rPr>
          <w:rFonts w:ascii="Times New Roman" w:hAnsi="Times New Roman" w:eastAsia="Times New Roman" w:cs="Times New Roman"/>
        </w:rPr>
        <w:t xml:space="preserve"> volume known as </w:t>
      </w:r>
      <w:r w:rsidRPr="4C85DE06" w:rsidR="74B11D3E">
        <w:rPr>
          <w:rFonts w:ascii="Times New Roman" w:hAnsi="Times New Roman" w:eastAsia="Times New Roman" w:cs="Times New Roman"/>
          <w:i w:val="1"/>
          <w:iCs w:val="1"/>
          <w:color w:val="202122"/>
        </w:rPr>
        <w:t xml:space="preserve">Diverse Figure </w:t>
      </w:r>
      <w:r w:rsidRPr="4C85DE06" w:rsidR="75508AB4">
        <w:rPr>
          <w:rFonts w:ascii="Times New Roman" w:hAnsi="Times New Roman" w:eastAsia="Times New Roman" w:cs="Times New Roman"/>
          <w:color w:val="202122"/>
        </w:rPr>
        <w:t>was publ</w:t>
      </w:r>
      <w:r w:rsidRPr="4C85DE06" w:rsidR="1BFCD7BE">
        <w:rPr>
          <w:rFonts w:ascii="Times New Roman" w:hAnsi="Times New Roman" w:eastAsia="Times New Roman" w:cs="Times New Roman"/>
          <w:color w:val="202122"/>
        </w:rPr>
        <w:t>i</w:t>
      </w:r>
      <w:r w:rsidRPr="4C85DE06" w:rsidR="75508AB4">
        <w:rPr>
          <w:rFonts w:ascii="Times New Roman" w:hAnsi="Times New Roman" w:eastAsia="Times New Roman" w:cs="Times New Roman"/>
          <w:color w:val="202122"/>
        </w:rPr>
        <w:t>shed in Rome.</w:t>
      </w:r>
      <w:r w:rsidRPr="4C85DE06" w:rsidR="413DF07A">
        <w:rPr>
          <w:rFonts w:ascii="Times New Roman" w:hAnsi="Times New Roman" w:eastAsia="Times New Roman" w:cs="Times New Roman"/>
        </w:rPr>
        <w:t xml:space="preserve"> </w:t>
      </w:r>
    </w:p>
    <w:p w:rsidR="1843874E" w:rsidP="6DEF7AD3" w:rsidRDefault="1843874E" w14:paraId="6C4FC862" w14:textId="003B9A3F">
      <w:pPr>
        <w:spacing w:after="0" w:line="480" w:lineRule="auto"/>
        <w:ind w:firstLine="720"/>
        <w:rPr>
          <w:rFonts w:ascii="Times New Roman" w:hAnsi="Times New Roman" w:eastAsia="Times New Roman" w:cs="Times New Roman"/>
          <w:color w:val="202122"/>
        </w:rPr>
      </w:pPr>
      <w:commentRangeStart w:id="779739627"/>
      <w:r w:rsidRPr="5446FB99" w:rsidR="1843874E">
        <w:rPr>
          <w:rFonts w:ascii="Times New Roman" w:hAnsi="Times New Roman" w:eastAsia="Times New Roman" w:cs="Times New Roman"/>
        </w:rPr>
        <w:t xml:space="preserve">Fourteen years later </w:t>
      </w:r>
      <w:r w:rsidRPr="5446FB99" w:rsidR="48B2E30E">
        <w:rPr>
          <w:rFonts w:ascii="Times New Roman" w:hAnsi="Times New Roman" w:eastAsia="Times New Roman" w:cs="Times New Roman"/>
        </w:rPr>
        <w:t>i</w:t>
      </w:r>
      <w:r w:rsidRPr="5446FB99" w:rsidR="2924B3EF">
        <w:rPr>
          <w:rFonts w:ascii="Times New Roman" w:hAnsi="Times New Roman" w:eastAsia="Times New Roman" w:cs="Times New Roman"/>
        </w:rPr>
        <w:t xml:space="preserve">n 1660, the Italian engraver Giuseppe Maria </w:t>
      </w:r>
      <w:r w:rsidRPr="5446FB99" w:rsidR="2924B3EF">
        <w:rPr>
          <w:rFonts w:ascii="Times New Roman" w:hAnsi="Times New Roman" w:eastAsia="Times New Roman" w:cs="Times New Roman"/>
        </w:rPr>
        <w:t>Mitelli</w:t>
      </w:r>
      <w:r w:rsidRPr="5446FB99" w:rsidR="2924B3EF">
        <w:rPr>
          <w:rFonts w:ascii="Times New Roman" w:hAnsi="Times New Roman" w:eastAsia="Times New Roman" w:cs="Times New Roman"/>
        </w:rPr>
        <w:t xml:space="preserve"> published </w:t>
      </w:r>
      <w:r w:rsidRPr="5446FB99" w:rsidR="6B6B9043">
        <w:rPr>
          <w:rFonts w:ascii="Times New Roman" w:hAnsi="Times New Roman" w:eastAsia="Times New Roman" w:cs="Times New Roman"/>
        </w:rPr>
        <w:t xml:space="preserve">a collection of forty </w:t>
      </w:r>
      <w:r w:rsidRPr="5446FB99" w:rsidR="4ACA2EF5">
        <w:rPr>
          <w:rFonts w:ascii="Times New Roman" w:hAnsi="Times New Roman" w:eastAsia="Times New Roman" w:cs="Times New Roman"/>
        </w:rPr>
        <w:t>engravings</w:t>
      </w:r>
      <w:r w:rsidRPr="5446FB99" w:rsidR="2B2EED5C">
        <w:rPr>
          <w:rFonts w:ascii="Times New Roman" w:hAnsi="Times New Roman" w:eastAsia="Times New Roman" w:cs="Times New Roman"/>
        </w:rPr>
        <w:t>, designed by him,</w:t>
      </w:r>
      <w:r w:rsidRPr="5446FB99" w:rsidR="4ACA2EF5">
        <w:rPr>
          <w:rFonts w:ascii="Times New Roman" w:hAnsi="Times New Roman" w:eastAsia="Times New Roman" w:cs="Times New Roman"/>
        </w:rPr>
        <w:t xml:space="preserve"> as a sequel to the original </w:t>
      </w:r>
      <w:r w:rsidRPr="5446FB99" w:rsidR="4ACA2EF5">
        <w:rPr>
          <w:rFonts w:ascii="Times New Roman" w:hAnsi="Times New Roman" w:eastAsia="Times New Roman" w:cs="Times New Roman"/>
          <w:i w:val="1"/>
          <w:iCs w:val="1"/>
        </w:rPr>
        <w:t xml:space="preserve">Diverse Figure. </w:t>
      </w:r>
      <w:commentRangeEnd w:id="779739627"/>
      <w:r>
        <w:rPr>
          <w:rStyle w:val="CommentReference"/>
        </w:rPr>
        <w:commentReference w:id="779739627"/>
      </w:r>
      <w:r w:rsidRPr="5446FB99" w:rsidR="4ACA2EF5">
        <w:rPr>
          <w:rFonts w:ascii="Times New Roman" w:hAnsi="Times New Roman" w:eastAsia="Times New Roman" w:cs="Times New Roman"/>
        </w:rPr>
        <w:t xml:space="preserve">Active in Bologna, </w:t>
      </w:r>
      <w:r w:rsidRPr="5446FB99" w:rsidR="4ACA2EF5">
        <w:rPr>
          <w:rFonts w:ascii="Times New Roman" w:hAnsi="Times New Roman" w:eastAsia="Times New Roman" w:cs="Times New Roman"/>
        </w:rPr>
        <w:t>Mitelli</w:t>
      </w:r>
      <w:r w:rsidRPr="5446FB99" w:rsidR="4ACA2EF5">
        <w:rPr>
          <w:rFonts w:ascii="Times New Roman" w:hAnsi="Times New Roman" w:eastAsia="Times New Roman" w:cs="Times New Roman"/>
        </w:rPr>
        <w:t xml:space="preserve"> </w:t>
      </w:r>
      <w:r w:rsidRPr="5446FB99" w:rsidR="2924B3EF">
        <w:rPr>
          <w:rFonts w:ascii="Times New Roman" w:hAnsi="Times New Roman" w:eastAsia="Times New Roman" w:cs="Times New Roman"/>
        </w:rPr>
        <w:t xml:space="preserve">was a prolific painter and engraver </w:t>
      </w:r>
      <w:r w:rsidRPr="5446FB99" w:rsidR="7A78A4F7">
        <w:rPr>
          <w:rFonts w:ascii="Times New Roman" w:hAnsi="Times New Roman" w:eastAsia="Times New Roman" w:cs="Times New Roman"/>
        </w:rPr>
        <w:t>who</w:t>
      </w:r>
      <w:r w:rsidRPr="5446FB99" w:rsidR="2924B3EF">
        <w:rPr>
          <w:rFonts w:ascii="Times New Roman" w:hAnsi="Times New Roman" w:eastAsia="Times New Roman" w:cs="Times New Roman"/>
        </w:rPr>
        <w:t xml:space="preserve"> produced </w:t>
      </w:r>
      <w:r w:rsidRPr="5446FB99" w:rsidR="2924B3EF">
        <w:rPr>
          <w:rFonts w:ascii="Times New Roman" w:hAnsi="Times New Roman" w:eastAsia="Times New Roman" w:cs="Times New Roman"/>
        </w:rPr>
        <w:t>a great number</w:t>
      </w:r>
      <w:r w:rsidRPr="5446FB99" w:rsidR="2924B3EF">
        <w:rPr>
          <w:rFonts w:ascii="Times New Roman" w:hAnsi="Times New Roman" w:eastAsia="Times New Roman" w:cs="Times New Roman"/>
        </w:rPr>
        <w:t xml:space="preserve"> of engravings depicting a wide array of themes, ranging from genre scenes to popular allegories.</w:t>
      </w:r>
      <w:r w:rsidRPr="5446FB99" w:rsidR="75A3B7A1">
        <w:rPr>
          <w:rFonts w:ascii="Times New Roman" w:hAnsi="Times New Roman" w:eastAsia="Times New Roman" w:cs="Times New Roman"/>
        </w:rPr>
        <w:t xml:space="preserve"> </w:t>
      </w:r>
      <w:r w:rsidRPr="5446FB99" w:rsidR="75A3B7A1">
        <w:rPr>
          <w:rFonts w:ascii="Times New Roman" w:hAnsi="Times New Roman" w:eastAsia="Times New Roman" w:cs="Times New Roman"/>
        </w:rPr>
        <w:t>Mitelli’s</w:t>
      </w:r>
      <w:r w:rsidRPr="5446FB99" w:rsidR="75A3B7A1">
        <w:rPr>
          <w:rFonts w:ascii="Times New Roman" w:hAnsi="Times New Roman" w:eastAsia="Times New Roman" w:cs="Times New Roman"/>
        </w:rPr>
        <w:t xml:space="preserve"> publication was entitled</w:t>
      </w:r>
      <w:r w:rsidRPr="5446FB99" w:rsidR="168E0A26">
        <w:rPr>
          <w:rFonts w:ascii="Times New Roman" w:hAnsi="Times New Roman" w:eastAsia="Times New Roman" w:cs="Times New Roman"/>
        </w:rPr>
        <w:t xml:space="preserve"> </w:t>
      </w:r>
      <w:r w:rsidRPr="5446FB99" w:rsidR="168E0A26">
        <w:rPr>
          <w:rFonts w:ascii="Times New Roman" w:hAnsi="Times New Roman" w:eastAsia="Times New Roman" w:cs="Times New Roman"/>
          <w:i w:val="1"/>
          <w:iCs w:val="1"/>
          <w:color w:val="202122"/>
        </w:rPr>
        <w:t xml:space="preserve">Di Bologna. </w:t>
      </w:r>
      <w:r w:rsidRPr="5446FB99" w:rsidR="168E0A26">
        <w:rPr>
          <w:rFonts w:ascii="Times New Roman" w:hAnsi="Times New Roman" w:eastAsia="Times New Roman" w:cs="Times New Roman"/>
          <w:i w:val="1"/>
          <w:iCs w:val="1"/>
          <w:color w:val="202122"/>
        </w:rPr>
        <w:t>L’Arti</w:t>
      </w:r>
      <w:r w:rsidRPr="5446FB99" w:rsidR="168E0A26">
        <w:rPr>
          <w:rFonts w:ascii="Times New Roman" w:hAnsi="Times New Roman" w:eastAsia="Times New Roman" w:cs="Times New Roman"/>
          <w:i w:val="1"/>
          <w:iCs w:val="1"/>
          <w:color w:val="202122"/>
        </w:rPr>
        <w:t xml:space="preserve"> per Via</w:t>
      </w:r>
      <w:r w:rsidRPr="5446FB99" w:rsidR="168E0A26">
        <w:rPr>
          <w:rFonts w:ascii="Times New Roman" w:hAnsi="Times New Roman" w:eastAsia="Times New Roman" w:cs="Times New Roman"/>
        </w:rPr>
        <w:t xml:space="preserve"> </w:t>
      </w:r>
      <w:r w:rsidRPr="5446FB99" w:rsidR="47689750">
        <w:rPr>
          <w:rFonts w:ascii="Times New Roman" w:hAnsi="Times New Roman" w:eastAsia="Times New Roman" w:cs="Times New Roman"/>
        </w:rPr>
        <w:t>(</w:t>
      </w:r>
      <w:r w:rsidRPr="5446FB99" w:rsidR="75A3B7A1">
        <w:rPr>
          <w:rFonts w:ascii="Times New Roman" w:hAnsi="Times New Roman" w:eastAsia="Times New Roman" w:cs="Times New Roman"/>
          <w:i w:val="1"/>
          <w:iCs w:val="1"/>
          <w:color w:val="202122"/>
        </w:rPr>
        <w:t>Arts of the Street</w:t>
      </w:r>
      <w:r w:rsidRPr="5446FB99" w:rsidR="51C8F7F2">
        <w:rPr>
          <w:rFonts w:ascii="Times New Roman" w:hAnsi="Times New Roman" w:eastAsia="Times New Roman" w:cs="Times New Roman"/>
          <w:i w:val="1"/>
          <w:iCs w:val="1"/>
          <w:color w:val="202122"/>
        </w:rPr>
        <w:t xml:space="preserve"> from Bologna</w:t>
      </w:r>
      <w:r w:rsidRPr="5446FB99" w:rsidR="5FE08425">
        <w:rPr>
          <w:rFonts w:ascii="Times New Roman" w:hAnsi="Times New Roman" w:eastAsia="Times New Roman" w:cs="Times New Roman"/>
          <w:color w:val="202122"/>
        </w:rPr>
        <w:t>)</w:t>
      </w:r>
      <w:r w:rsidRPr="5446FB99" w:rsidR="75A3B7A1">
        <w:rPr>
          <w:rFonts w:ascii="Times New Roman" w:hAnsi="Times New Roman" w:eastAsia="Times New Roman" w:cs="Times New Roman"/>
          <w:color w:val="202122"/>
        </w:rPr>
        <w:t>,</w:t>
      </w:r>
      <w:r w:rsidRPr="5446FB99" w:rsidR="234AC5EE">
        <w:rPr>
          <w:rFonts w:ascii="Times New Roman" w:hAnsi="Times New Roman" w:eastAsia="Times New Roman" w:cs="Times New Roman"/>
          <w:color w:val="202122"/>
        </w:rPr>
        <w:t xml:space="preserve"> and</w:t>
      </w:r>
      <w:r w:rsidRPr="5446FB99" w:rsidR="234AC5EE">
        <w:rPr>
          <w:rFonts w:ascii="Times New Roman" w:hAnsi="Times New Roman" w:eastAsia="Times New Roman" w:cs="Times New Roman"/>
          <w:color w:val="202122"/>
        </w:rPr>
        <w:t xml:space="preserve"> similarly portrays everyday vendors and </w:t>
      </w:r>
      <w:r w:rsidRPr="5446FB99" w:rsidR="234AC5EE">
        <w:rPr>
          <w:rFonts w:ascii="Times New Roman" w:hAnsi="Times New Roman" w:eastAsia="Times New Roman" w:cs="Times New Roman"/>
          <w:color w:val="202122"/>
        </w:rPr>
        <w:t>worksmen</w:t>
      </w:r>
      <w:r w:rsidRPr="5446FB99" w:rsidR="234AC5EE">
        <w:rPr>
          <w:rFonts w:ascii="Times New Roman" w:hAnsi="Times New Roman" w:eastAsia="Times New Roman" w:cs="Times New Roman"/>
          <w:color w:val="202122"/>
        </w:rPr>
        <w:t>.</w:t>
      </w:r>
    </w:p>
    <w:p w:rsidR="2308674A" w:rsidP="6DEF7AD3" w:rsidRDefault="2308674A" w14:paraId="4736A0AB" w14:textId="43750392">
      <w:pPr>
        <w:spacing w:after="0" w:line="480" w:lineRule="auto"/>
        <w:ind w:firstLine="720"/>
        <w:rPr>
          <w:rFonts w:ascii="Times New Roman" w:hAnsi="Times New Roman" w:eastAsia="Times New Roman" w:cs="Times New Roman"/>
        </w:rPr>
      </w:pPr>
      <w:r w:rsidRPr="5446FB99" w:rsidR="2308674A">
        <w:rPr>
          <w:rFonts w:ascii="Times New Roman" w:hAnsi="Times New Roman" w:eastAsia="Times New Roman" w:cs="Times New Roman"/>
        </w:rPr>
        <w:t>One such engraving</w:t>
      </w:r>
      <w:r w:rsidRPr="5446FB99" w:rsidR="558CB960">
        <w:rPr>
          <w:rFonts w:ascii="Times New Roman" w:hAnsi="Times New Roman" w:eastAsia="Times New Roman" w:cs="Times New Roman"/>
        </w:rPr>
        <w:t>, entitled</w:t>
      </w:r>
      <w:r w:rsidRPr="5446FB99" w:rsidR="2308674A">
        <w:rPr>
          <w:rFonts w:ascii="Times New Roman" w:hAnsi="Times New Roman" w:eastAsia="Times New Roman" w:cs="Times New Roman"/>
        </w:rPr>
        <w:t xml:space="preserve"> </w:t>
      </w:r>
      <w:r w:rsidRPr="5446FB99" w:rsidR="66ACCB74">
        <w:rPr>
          <w:rFonts w:ascii="Times New Roman" w:hAnsi="Times New Roman" w:eastAsia="Times New Roman" w:cs="Times New Roman"/>
          <w:i w:val="1"/>
          <w:iCs w:val="1"/>
        </w:rPr>
        <w:t>A Street Seller of Shoes</w:t>
      </w:r>
      <w:r w:rsidRPr="5446FB99" w:rsidR="66ACCB74">
        <w:rPr>
          <w:rFonts w:ascii="Times New Roman" w:hAnsi="Times New Roman" w:eastAsia="Times New Roman" w:cs="Times New Roman"/>
        </w:rPr>
        <w:t>, depicts the titular figure</w:t>
      </w:r>
      <w:r w:rsidRPr="5446FB99" w:rsidR="2308674A">
        <w:rPr>
          <w:rFonts w:ascii="Times New Roman" w:hAnsi="Times New Roman" w:eastAsia="Times New Roman" w:cs="Times New Roman"/>
        </w:rPr>
        <w:t xml:space="preserve">. </w:t>
      </w:r>
      <w:commentRangeStart w:id="1713199582"/>
      <w:r w:rsidRPr="5446FB99" w:rsidR="0D41F1B5">
        <w:rPr>
          <w:rFonts w:ascii="Times New Roman" w:hAnsi="Times New Roman" w:eastAsia="Times New Roman" w:cs="Times New Roman"/>
        </w:rPr>
        <w:t xml:space="preserve">The barefooted man in tattered clothes slopes a long wooden staff on his shoulder, </w:t>
      </w:r>
      <w:r w:rsidRPr="5446FB99" w:rsidR="6593AF91">
        <w:rPr>
          <w:rFonts w:ascii="Times New Roman" w:hAnsi="Times New Roman" w:eastAsia="Times New Roman" w:cs="Times New Roman"/>
        </w:rPr>
        <w:t xml:space="preserve">where around a dozen pair of shoes hang. </w:t>
      </w:r>
      <w:commentRangeEnd w:id="1713199582"/>
      <w:r>
        <w:rPr>
          <w:rStyle w:val="CommentReference"/>
        </w:rPr>
        <w:commentReference w:id="1713199582"/>
      </w:r>
      <w:r w:rsidRPr="5446FB99" w:rsidR="6593AF91">
        <w:rPr>
          <w:rFonts w:ascii="Times New Roman" w:hAnsi="Times New Roman" w:eastAsia="Times New Roman" w:cs="Times New Roman"/>
        </w:rPr>
        <w:t xml:space="preserve">The man’s right foot is missing, and </w:t>
      </w:r>
      <w:r w:rsidRPr="5446FB99" w:rsidR="3FE5C73E">
        <w:rPr>
          <w:rFonts w:ascii="Times New Roman" w:hAnsi="Times New Roman" w:eastAsia="Times New Roman" w:cs="Times New Roman"/>
        </w:rPr>
        <w:t>his stump — which ends at the ankle area — is tied</w:t>
      </w:r>
      <w:r w:rsidRPr="5446FB99" w:rsidR="0A2C4989">
        <w:rPr>
          <w:rFonts w:ascii="Times New Roman" w:hAnsi="Times New Roman" w:eastAsia="Times New Roman" w:cs="Times New Roman"/>
        </w:rPr>
        <w:t xml:space="preserve"> up against his upper leg using a long piece of cloth that </w:t>
      </w:r>
      <w:r w:rsidRPr="5446FB99" w:rsidR="60540D06">
        <w:rPr>
          <w:rFonts w:ascii="Times New Roman" w:hAnsi="Times New Roman" w:eastAsia="Times New Roman" w:cs="Times New Roman"/>
        </w:rPr>
        <w:t>drapes diagonally across the man’s left shoulder. The shoe vendor is supported by a wooden crutch under his armpit.</w:t>
      </w:r>
      <w:r w:rsidRPr="5446FB99" w:rsidR="6F02948D">
        <w:rPr>
          <w:rFonts w:ascii="Times New Roman" w:hAnsi="Times New Roman" w:eastAsia="Times New Roman" w:cs="Times New Roman"/>
        </w:rPr>
        <w:t xml:space="preserve"> </w:t>
      </w:r>
      <w:r w:rsidRPr="5446FB99" w:rsidR="3E6BA1F3">
        <w:rPr>
          <w:rFonts w:ascii="Times New Roman" w:hAnsi="Times New Roman" w:eastAsia="Times New Roman" w:cs="Times New Roman"/>
        </w:rPr>
        <w:t>Notably, t</w:t>
      </w:r>
      <w:r w:rsidRPr="5446FB99" w:rsidR="7303E336">
        <w:rPr>
          <w:rFonts w:ascii="Times New Roman" w:hAnsi="Times New Roman" w:eastAsia="Times New Roman" w:cs="Times New Roman"/>
        </w:rPr>
        <w:t xml:space="preserve">his image is </w:t>
      </w:r>
      <w:r w:rsidRPr="5446FB99" w:rsidR="79E55E45">
        <w:rPr>
          <w:rFonts w:ascii="Times New Roman" w:hAnsi="Times New Roman" w:eastAsia="Times New Roman" w:cs="Times New Roman"/>
        </w:rPr>
        <w:t xml:space="preserve">not </w:t>
      </w:r>
      <w:r w:rsidRPr="5446FB99" w:rsidR="072DBE25">
        <w:rPr>
          <w:rFonts w:ascii="Times New Roman" w:hAnsi="Times New Roman" w:eastAsia="Times New Roman" w:cs="Times New Roman"/>
        </w:rPr>
        <w:t xml:space="preserve">one of </w:t>
      </w:r>
      <w:r w:rsidRPr="5446FB99" w:rsidR="771DCED8">
        <w:rPr>
          <w:rFonts w:ascii="Times New Roman" w:hAnsi="Times New Roman" w:eastAsia="Times New Roman" w:cs="Times New Roman"/>
        </w:rPr>
        <w:t xml:space="preserve">overt </w:t>
      </w:r>
      <w:r w:rsidRPr="5446FB99" w:rsidR="072DBE25">
        <w:rPr>
          <w:rFonts w:ascii="Times New Roman" w:hAnsi="Times New Roman" w:eastAsia="Times New Roman" w:cs="Times New Roman"/>
        </w:rPr>
        <w:t>e</w:t>
      </w:r>
      <w:r w:rsidRPr="5446FB99" w:rsidR="072DBE25">
        <w:rPr>
          <w:rFonts w:ascii="Times New Roman" w:hAnsi="Times New Roman" w:eastAsia="Times New Roman" w:cs="Times New Roman"/>
        </w:rPr>
        <w:t>xaggerat</w:t>
      </w:r>
      <w:r w:rsidRPr="5446FB99" w:rsidR="32340131">
        <w:rPr>
          <w:rFonts w:ascii="Times New Roman" w:hAnsi="Times New Roman" w:eastAsia="Times New Roman" w:cs="Times New Roman"/>
        </w:rPr>
        <w:t>ion</w:t>
      </w:r>
      <w:r w:rsidRPr="5446FB99" w:rsidR="072DBE25">
        <w:rPr>
          <w:rFonts w:ascii="Times New Roman" w:hAnsi="Times New Roman" w:eastAsia="Times New Roman" w:cs="Times New Roman"/>
        </w:rPr>
        <w:t xml:space="preserve"> or</w:t>
      </w:r>
      <w:r w:rsidRPr="5446FB99" w:rsidR="072DBE25">
        <w:rPr>
          <w:rFonts w:ascii="Times New Roman" w:hAnsi="Times New Roman" w:eastAsia="Times New Roman" w:cs="Times New Roman"/>
        </w:rPr>
        <w:t xml:space="preserve"> pity, but rather</w:t>
      </w:r>
      <w:r w:rsidRPr="5446FB99" w:rsidR="7303E336">
        <w:rPr>
          <w:rFonts w:ascii="Times New Roman" w:hAnsi="Times New Roman" w:eastAsia="Times New Roman" w:cs="Times New Roman"/>
        </w:rPr>
        <w:t xml:space="preserve"> </w:t>
      </w:r>
      <w:r w:rsidRPr="5446FB99" w:rsidR="4B74AE60">
        <w:rPr>
          <w:rFonts w:ascii="Times New Roman" w:hAnsi="Times New Roman" w:eastAsia="Times New Roman" w:cs="Times New Roman"/>
        </w:rPr>
        <w:t xml:space="preserve">a </w:t>
      </w:r>
      <w:r w:rsidRPr="5446FB99" w:rsidR="7303E336">
        <w:rPr>
          <w:rFonts w:ascii="Times New Roman" w:hAnsi="Times New Roman" w:eastAsia="Times New Roman" w:cs="Times New Roman"/>
        </w:rPr>
        <w:t xml:space="preserve">representation of </w:t>
      </w:r>
      <w:r w:rsidRPr="5446FB99" w:rsidR="332F6CCE">
        <w:rPr>
          <w:rFonts w:ascii="Times New Roman" w:hAnsi="Times New Roman" w:eastAsia="Times New Roman" w:cs="Times New Roman"/>
        </w:rPr>
        <w:t xml:space="preserve">the </w:t>
      </w:r>
      <w:r w:rsidRPr="5446FB99" w:rsidR="1E86A3F9">
        <w:rPr>
          <w:rFonts w:ascii="Times New Roman" w:hAnsi="Times New Roman" w:eastAsia="Times New Roman" w:cs="Times New Roman"/>
        </w:rPr>
        <w:t xml:space="preserve">working ability of </w:t>
      </w:r>
      <w:r w:rsidRPr="5446FB99" w:rsidR="7303E336">
        <w:rPr>
          <w:rFonts w:ascii="Times New Roman" w:hAnsi="Times New Roman" w:eastAsia="Times New Roman" w:cs="Times New Roman"/>
        </w:rPr>
        <w:t>a person with disability.</w:t>
      </w:r>
    </w:p>
    <w:p w:rsidR="6F02948D" w:rsidP="6DEF7AD3" w:rsidRDefault="6F02948D" w14:paraId="595ECC5B" w14:textId="0FCDD99D">
      <w:pPr>
        <w:spacing w:after="0" w:line="480" w:lineRule="auto"/>
        <w:ind w:firstLine="720"/>
        <w:rPr>
          <w:rFonts w:ascii="Times New Roman" w:hAnsi="Times New Roman" w:eastAsia="Times New Roman" w:cs="Times New Roman"/>
          <w:lang w:val="it-IT"/>
        </w:rPr>
      </w:pPr>
      <w:r w:rsidRPr="6DEF7AD3">
        <w:rPr>
          <w:rFonts w:ascii="Times New Roman" w:hAnsi="Times New Roman" w:eastAsia="Times New Roman" w:cs="Times New Roman"/>
          <w:lang w:val="it-IT"/>
        </w:rPr>
        <w:t>An inscription at the bottom reads: “Di forma scarpe oggi a le genti appresta Vietano catiolaio usanza adorna. Oh bella inuenzion! cauar, di terta la forma delle scarpe delle corna” (???).</w:t>
      </w:r>
    </w:p>
    <w:p w:rsidR="41F6514C" w:rsidP="41F6514C" w:rsidRDefault="41F6514C" w14:paraId="6CF44D76" w14:textId="0A72BB1E">
      <w:pPr>
        <w:spacing w:line="480" w:lineRule="auto"/>
        <w:rPr>
          <w:rFonts w:ascii="Times New Roman" w:hAnsi="Times New Roman" w:eastAsia="Times New Roman" w:cs="Times New Roman"/>
        </w:rPr>
      </w:pPr>
      <w:r w:rsidRPr="6DEF7AD3">
        <w:rPr>
          <w:rFonts w:ascii="Times New Roman" w:hAnsi="Times New Roman" w:eastAsia="Times New Roman" w:cs="Times New Roman"/>
        </w:rPr>
        <w:br w:type="page"/>
      </w:r>
    </w:p>
    <w:p w:rsidR="582D3E38" w:rsidP="41F6514C" w:rsidRDefault="582D3E38" w14:paraId="541B748D" w14:textId="4B4AC87E">
      <w:pPr>
        <w:spacing w:after="0" w:line="480" w:lineRule="auto"/>
        <w:rPr>
          <w:rFonts w:ascii="Times New Roman" w:hAnsi="Times New Roman" w:eastAsia="Times New Roman" w:cs="Times New Roman"/>
          <w:lang w:val="es-ES"/>
        </w:rPr>
      </w:pPr>
      <w:r w:rsidRPr="41F6514C">
        <w:rPr>
          <w:rFonts w:ascii="Times New Roman" w:hAnsi="Times New Roman" w:eastAsia="Times New Roman" w:cs="Times New Roman"/>
          <w:lang w:val="es-ES"/>
        </w:rPr>
        <w:t>Anonymous</w:t>
      </w:r>
    </w:p>
    <w:p w:rsidR="582D3E38" w:rsidP="41F6514C" w:rsidRDefault="582D3E38" w14:paraId="18166F54" w14:textId="0B8A31D0">
      <w:pPr>
        <w:spacing w:after="0" w:line="480" w:lineRule="auto"/>
        <w:rPr>
          <w:rFonts w:ascii="Times New Roman" w:hAnsi="Times New Roman" w:eastAsia="Times New Roman" w:cs="Times New Roman"/>
          <w:i/>
          <w:iCs/>
          <w:lang w:val="es-ES"/>
        </w:rPr>
      </w:pPr>
      <w:r w:rsidRPr="41F6514C">
        <w:rPr>
          <w:rFonts w:ascii="Times New Roman" w:hAnsi="Times New Roman" w:eastAsia="Times New Roman" w:cs="Times New Roman"/>
          <w:i/>
          <w:iCs/>
          <w:lang w:val="es-ES"/>
        </w:rPr>
        <w:t>A Prelingually Deaf Boy in Soisson</w:t>
      </w:r>
    </w:p>
    <w:p w:rsidR="582D3E38" w:rsidP="41F6514C" w:rsidRDefault="582D3E38" w14:paraId="4A841F0F" w14:textId="0FA20D27">
      <w:pPr>
        <w:spacing w:after="0" w:line="480" w:lineRule="auto"/>
        <w:rPr>
          <w:rFonts w:ascii="Times New Roman" w:hAnsi="Times New Roman" w:eastAsia="Times New Roman" w:cs="Times New Roman"/>
          <w:lang w:val="es-ES"/>
        </w:rPr>
      </w:pPr>
      <w:r w:rsidRPr="41F6514C">
        <w:rPr>
          <w:rFonts w:ascii="Times New Roman" w:hAnsi="Times New Roman" w:eastAsia="Times New Roman" w:cs="Times New Roman"/>
          <w:lang w:val="es-ES"/>
        </w:rPr>
        <w:t>ca. 1280</w:t>
      </w:r>
    </w:p>
    <w:p w:rsidR="582D3E38" w:rsidP="41F6514C" w:rsidRDefault="582D3E38" w14:paraId="334B235A" w14:textId="3764BDA8">
      <w:pPr>
        <w:spacing w:after="0" w:line="480" w:lineRule="auto"/>
        <w:rPr>
          <w:rFonts w:ascii="Times New Roman" w:hAnsi="Times New Roman" w:eastAsia="Times New Roman" w:cs="Times New Roman"/>
          <w:lang w:val="es-ES"/>
        </w:rPr>
      </w:pPr>
      <w:r w:rsidRPr="41F6514C">
        <w:rPr>
          <w:rFonts w:ascii="Times New Roman" w:hAnsi="Times New Roman" w:eastAsia="Times New Roman" w:cs="Times New Roman"/>
          <w:lang w:val="es-ES"/>
        </w:rPr>
        <w:t>Real Biblioteca del Monasterio de San Lorenzo de El Escorial, Madrid.</w:t>
      </w:r>
    </w:p>
    <w:p w:rsidR="41F6514C" w:rsidP="41F6514C" w:rsidRDefault="41F6514C" w14:paraId="2E4D6BC1" w14:textId="180417B3">
      <w:pPr>
        <w:spacing w:after="0" w:line="480" w:lineRule="auto"/>
        <w:rPr>
          <w:rFonts w:ascii="Times New Roman" w:hAnsi="Times New Roman" w:eastAsia="Times New Roman" w:cs="Times New Roman"/>
        </w:rPr>
      </w:pPr>
    </w:p>
    <w:p w:rsidR="6FE56164" w:rsidP="4C85DE06" w:rsidRDefault="6FE56164" w14:paraId="1F8C1167" w14:textId="7D37FF21">
      <w:pPr>
        <w:spacing w:after="0" w:line="480" w:lineRule="auto"/>
        <w:ind w:firstLine="720"/>
        <w:rPr>
          <w:rFonts w:ascii="Times New Roman" w:hAnsi="Times New Roman" w:eastAsia="Times New Roman" w:cs="Times New Roman"/>
        </w:rPr>
      </w:pPr>
      <w:r w:rsidRPr="65970578" w:rsidR="6FE56164">
        <w:rPr>
          <w:rFonts w:ascii="Times New Roman" w:hAnsi="Times New Roman" w:eastAsia="Times New Roman" w:cs="Times New Roman"/>
        </w:rPr>
        <w:t>C</w:t>
      </w:r>
      <w:r w:rsidRPr="65970578" w:rsidR="6FE56164">
        <w:rPr>
          <w:rFonts w:ascii="Times New Roman" w:hAnsi="Times New Roman" w:eastAsia="Times New Roman" w:cs="Times New Roman"/>
          <w:noProof w:val="0"/>
          <w:sz w:val="24"/>
          <w:szCs w:val="24"/>
          <w:lang w:val="en-GB"/>
        </w:rPr>
        <w:t>omposed in medieval Galician-Portuguese during the 13</w:t>
      </w:r>
      <w:r w:rsidRPr="65970578" w:rsidR="6FE56164">
        <w:rPr>
          <w:rFonts w:ascii="Times New Roman" w:hAnsi="Times New Roman" w:eastAsia="Times New Roman" w:cs="Times New Roman"/>
          <w:noProof w:val="0"/>
          <w:sz w:val="24"/>
          <w:szCs w:val="24"/>
          <w:vertAlign w:val="superscript"/>
          <w:lang w:val="en-GB"/>
        </w:rPr>
        <w:t>th</w:t>
      </w:r>
      <w:r w:rsidRPr="65970578" w:rsidR="6FE56164">
        <w:rPr>
          <w:rFonts w:ascii="Times New Roman" w:hAnsi="Times New Roman" w:eastAsia="Times New Roman" w:cs="Times New Roman"/>
          <w:noProof w:val="0"/>
          <w:sz w:val="24"/>
          <w:szCs w:val="24"/>
          <w:lang w:val="en-GB"/>
        </w:rPr>
        <w:t xml:space="preserve"> century reign of Alfonso X of Castile, </w:t>
      </w:r>
      <w:r w:rsidRPr="65970578" w:rsidR="6FE56164">
        <w:rPr>
          <w:rFonts w:ascii="Times New Roman" w:hAnsi="Times New Roman" w:eastAsia="Times New Roman" w:cs="Times New Roman"/>
        </w:rPr>
        <w:t>The Cantigas de Santa Maria are a collection of 420 poems accompanied by musical notation</w:t>
      </w:r>
      <w:r w:rsidRPr="65970578" w:rsidR="3745501C">
        <w:rPr>
          <w:rFonts w:ascii="Times New Roman" w:hAnsi="Times New Roman" w:eastAsia="Times New Roman" w:cs="Times New Roman"/>
        </w:rPr>
        <w:t xml:space="preserve"> and various illustrated narratives</w:t>
      </w:r>
      <w:r w:rsidRPr="65970578" w:rsidR="6FE56164">
        <w:rPr>
          <w:rFonts w:ascii="Times New Roman" w:hAnsi="Times New Roman" w:eastAsia="Times New Roman" w:cs="Times New Roman"/>
        </w:rPr>
        <w:t xml:space="preserve">. While </w:t>
      </w:r>
      <w:r w:rsidRPr="65970578" w:rsidR="27BCDA69">
        <w:rPr>
          <w:rFonts w:ascii="Times New Roman" w:hAnsi="Times New Roman" w:eastAsia="Times New Roman" w:cs="Times New Roman"/>
        </w:rPr>
        <w:t xml:space="preserve">the collection is </w:t>
      </w:r>
      <w:r w:rsidRPr="65970578" w:rsidR="6FE56164">
        <w:rPr>
          <w:rFonts w:ascii="Times New Roman" w:hAnsi="Times New Roman" w:eastAsia="Times New Roman" w:cs="Times New Roman"/>
        </w:rPr>
        <w:t xml:space="preserve">traditionally attributed entirely to Alfonso, </w:t>
      </w:r>
      <w:r w:rsidRPr="65970578" w:rsidR="4E6E7309">
        <w:rPr>
          <w:rFonts w:ascii="Times New Roman" w:hAnsi="Times New Roman" w:eastAsia="Times New Roman" w:cs="Times New Roman"/>
        </w:rPr>
        <w:t xml:space="preserve">it is </w:t>
      </w:r>
      <w:r w:rsidRPr="65970578" w:rsidR="4E6E7309">
        <w:rPr>
          <w:rFonts w:ascii="Times New Roman" w:hAnsi="Times New Roman" w:eastAsia="Times New Roman" w:cs="Times New Roman"/>
        </w:rPr>
        <w:t>generally agreed</w:t>
      </w:r>
      <w:r w:rsidRPr="65970578" w:rsidR="4E6E7309">
        <w:rPr>
          <w:rFonts w:ascii="Times New Roman" w:hAnsi="Times New Roman" w:eastAsia="Times New Roman" w:cs="Times New Roman"/>
        </w:rPr>
        <w:t xml:space="preserve"> upon by scholars that it is a collaborative work by anonymous court musicians, artists, and poets; </w:t>
      </w:r>
      <w:r w:rsidRPr="65970578" w:rsidR="6E381B75">
        <w:rPr>
          <w:rFonts w:ascii="Times New Roman" w:hAnsi="Times New Roman" w:eastAsia="Times New Roman" w:cs="Times New Roman"/>
        </w:rPr>
        <w:t>with some personal contribution by the king</w:t>
      </w:r>
      <w:r w:rsidRPr="65970578" w:rsidR="4E6E7309">
        <w:rPr>
          <w:rFonts w:ascii="Times New Roman" w:hAnsi="Times New Roman" w:eastAsia="Times New Roman" w:cs="Times New Roman"/>
        </w:rPr>
        <w:t>.</w:t>
      </w:r>
      <w:r w:rsidRPr="65970578" w:rsidR="58C67B66">
        <w:rPr>
          <w:rFonts w:ascii="Times New Roman" w:hAnsi="Times New Roman" w:eastAsia="Times New Roman" w:cs="Times New Roman"/>
        </w:rPr>
        <w:t xml:space="preserve"> Of the more than four hundred </w:t>
      </w:r>
      <w:r w:rsidRPr="65970578" w:rsidR="3D8AF4AE">
        <w:rPr>
          <w:rFonts w:ascii="Times New Roman" w:hAnsi="Times New Roman" w:eastAsia="Times New Roman" w:cs="Times New Roman"/>
        </w:rPr>
        <w:t>items in the collection</w:t>
      </w:r>
      <w:r w:rsidRPr="65970578" w:rsidR="58C67B66">
        <w:rPr>
          <w:rFonts w:ascii="Times New Roman" w:hAnsi="Times New Roman" w:eastAsia="Times New Roman" w:cs="Times New Roman"/>
        </w:rPr>
        <w:t xml:space="preserve">, </w:t>
      </w:r>
      <w:r w:rsidRPr="65970578" w:rsidR="16CBCBD4">
        <w:rPr>
          <w:rFonts w:ascii="Times New Roman" w:hAnsi="Times New Roman" w:eastAsia="Times New Roman" w:cs="Times New Roman"/>
        </w:rPr>
        <w:t>more than three hundred and fifty</w:t>
      </w:r>
      <w:r w:rsidRPr="65970578" w:rsidR="58C67B66">
        <w:rPr>
          <w:rFonts w:ascii="Times New Roman" w:hAnsi="Times New Roman" w:eastAsia="Times New Roman" w:cs="Times New Roman"/>
        </w:rPr>
        <w:t xml:space="preserve"> are </w:t>
      </w:r>
      <w:r w:rsidRPr="65970578" w:rsidR="6052FD88">
        <w:rPr>
          <w:rFonts w:ascii="Times New Roman" w:hAnsi="Times New Roman" w:eastAsia="Times New Roman" w:cs="Times New Roman"/>
        </w:rPr>
        <w:t xml:space="preserve">descriptive narratives </w:t>
      </w:r>
      <w:r w:rsidRPr="65970578" w:rsidR="0B92D48D">
        <w:rPr>
          <w:rFonts w:ascii="Times New Roman" w:hAnsi="Times New Roman" w:eastAsia="Times New Roman" w:cs="Times New Roman"/>
        </w:rPr>
        <w:t xml:space="preserve">of </w:t>
      </w:r>
      <w:r w:rsidRPr="65970578" w:rsidR="7B9B498D">
        <w:rPr>
          <w:rFonts w:ascii="Times New Roman" w:hAnsi="Times New Roman" w:eastAsia="Times New Roman" w:cs="Times New Roman"/>
        </w:rPr>
        <w:t>various miracles performed by the Virgin</w:t>
      </w:r>
      <w:r w:rsidRPr="65970578" w:rsidR="0B92D48D">
        <w:rPr>
          <w:rFonts w:ascii="Times New Roman" w:hAnsi="Times New Roman" w:eastAsia="Times New Roman" w:cs="Times New Roman"/>
        </w:rPr>
        <w:t xml:space="preserve">. </w:t>
      </w:r>
      <w:r w:rsidRPr="65970578" w:rsidR="0CC2409C">
        <w:rPr>
          <w:rFonts w:ascii="Times New Roman" w:hAnsi="Times New Roman" w:eastAsia="Times New Roman" w:cs="Times New Roman"/>
        </w:rPr>
        <w:t>The Cantigas survives in four distinct codices.</w:t>
      </w:r>
    </w:p>
    <w:p w:rsidR="2375E6A5" w:rsidP="38CE7F5A" w:rsidRDefault="2375E6A5" w14:paraId="2680AD79" w14:textId="4385F364">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38CE7F5A" w:rsidR="2375E6A5">
        <w:rPr>
          <w:rFonts w:ascii="Times New Roman" w:hAnsi="Times New Roman" w:eastAsia="Times New Roman" w:cs="Times New Roman"/>
        </w:rPr>
        <w:t xml:space="preserve">The </w:t>
      </w:r>
      <w:r w:rsidRPr="38CE7F5A" w:rsidR="2375E6A5">
        <w:rPr>
          <w:rFonts w:ascii="Times New Roman" w:hAnsi="Times New Roman" w:eastAsia="Times New Roman" w:cs="Times New Roman"/>
          <w:i w:val="1"/>
          <w:iCs w:val="1"/>
        </w:rPr>
        <w:t>Códice</w:t>
      </w:r>
      <w:r w:rsidRPr="38CE7F5A" w:rsidR="2375E6A5">
        <w:rPr>
          <w:rFonts w:ascii="Times New Roman" w:hAnsi="Times New Roman" w:eastAsia="Times New Roman" w:cs="Times New Roman"/>
          <w:i w:val="1"/>
          <w:iCs w:val="1"/>
        </w:rPr>
        <w:t xml:space="preserve"> Rico</w:t>
      </w:r>
      <w:r w:rsidRPr="38CE7F5A" w:rsidR="1F539B83">
        <w:rPr>
          <w:rFonts w:ascii="Times New Roman" w:hAnsi="Times New Roman" w:eastAsia="Times New Roman" w:cs="Times New Roman"/>
          <w:i w:val="1"/>
          <w:iCs w:val="1"/>
        </w:rPr>
        <w:t>,</w:t>
      </w:r>
      <w:r w:rsidRPr="38CE7F5A" w:rsidR="1F539B83">
        <w:rPr>
          <w:rFonts w:ascii="Times New Roman" w:hAnsi="Times New Roman" w:eastAsia="Times New Roman" w:cs="Times New Roman"/>
        </w:rPr>
        <w:t xml:space="preserve"> housed in the Real </w:t>
      </w:r>
      <w:r w:rsidRPr="38CE7F5A" w:rsidR="1F539B83">
        <w:rPr>
          <w:rFonts w:ascii="Times New Roman" w:hAnsi="Times New Roman" w:eastAsia="Times New Roman" w:cs="Times New Roman"/>
        </w:rPr>
        <w:t>Biblioteca</w:t>
      </w:r>
      <w:r w:rsidRPr="38CE7F5A" w:rsidR="1F539B83">
        <w:rPr>
          <w:rFonts w:ascii="Times New Roman" w:hAnsi="Times New Roman" w:eastAsia="Times New Roman" w:cs="Times New Roman"/>
        </w:rPr>
        <w:t xml:space="preserve"> del Monasterio de San Lorenzo del Escorial, Madrid, is one such codex. Within th</w:t>
      </w:r>
      <w:r w:rsidRPr="38CE7F5A" w:rsidR="7F25157D">
        <w:rPr>
          <w:rFonts w:ascii="Times New Roman" w:hAnsi="Times New Roman" w:eastAsia="Times New Roman" w:cs="Times New Roman"/>
        </w:rPr>
        <w:t>is</w:t>
      </w:r>
      <w:r w:rsidRPr="38CE7F5A" w:rsidR="1F539B83">
        <w:rPr>
          <w:rFonts w:ascii="Times New Roman" w:hAnsi="Times New Roman" w:eastAsia="Times New Roman" w:cs="Times New Roman"/>
        </w:rPr>
        <w:t xml:space="preserve"> manuscript, </w:t>
      </w:r>
      <w:r w:rsidRPr="38CE7F5A" w:rsidR="42E795F5">
        <w:rPr>
          <w:rFonts w:ascii="Times New Roman" w:hAnsi="Times New Roman" w:eastAsia="Times New Roman" w:cs="Times New Roman"/>
        </w:rPr>
        <w:t>folio 146r includes</w:t>
      </w:r>
      <w:r w:rsidRPr="38CE7F5A" w:rsidR="3AE38FB2">
        <w:rPr>
          <w:rFonts w:ascii="Times New Roman" w:hAnsi="Times New Roman" w:eastAsia="Times New Roman" w:cs="Times New Roman"/>
        </w:rPr>
        <w:t xml:space="preserve"> an illustration entitled </w:t>
      </w:r>
      <w:r w:rsidRPr="38CE7F5A" w:rsidR="3AE38FB2">
        <w:rPr>
          <w:rFonts w:ascii="Times New Roman" w:hAnsi="Times New Roman" w:eastAsia="Times New Roman" w:cs="Times New Roman"/>
          <w:i w:val="1"/>
          <w:iCs w:val="1"/>
        </w:rPr>
        <w:t>A Prelingually Deaf Boy in Soisson</w:t>
      </w:r>
      <w:r w:rsidRPr="38CE7F5A" w:rsidR="3AE38FB2">
        <w:rPr>
          <w:rFonts w:ascii="Times New Roman" w:hAnsi="Times New Roman" w:eastAsia="Times New Roman" w:cs="Times New Roman"/>
        </w:rPr>
        <w:t xml:space="preserve">, which depicts the miraculous healing of a prelingually deaf youth at the Benedictine monastery of Notre-Dame in Soissons. </w:t>
      </w:r>
      <w:r w:rsidRPr="38CE7F5A" w:rsidR="616F4869">
        <w:rPr>
          <w:rFonts w:ascii="Times New Roman" w:hAnsi="Times New Roman" w:eastAsia="Times New Roman" w:cs="Times New Roman"/>
        </w:rPr>
        <w:t>While it is just one of several mentions of Marian miracles being performed on deaf individuals in the Cantigas, t</w:t>
      </w:r>
      <w:r w:rsidRPr="38CE7F5A" w:rsidR="3AE38FB2">
        <w:rPr>
          <w:rFonts w:ascii="Times New Roman" w:hAnsi="Times New Roman" w:eastAsia="Times New Roman" w:cs="Times New Roman"/>
        </w:rPr>
        <w:t>his illumination</w:t>
      </w:r>
      <w:r w:rsidRPr="38CE7F5A" w:rsidR="1F539B83">
        <w:rPr>
          <w:rFonts w:ascii="Times New Roman" w:hAnsi="Times New Roman" w:eastAsia="Times New Roman" w:cs="Times New Roman"/>
        </w:rPr>
        <w:t xml:space="preserve"> </w:t>
      </w:r>
      <w:r w:rsidRPr="38CE7F5A" w:rsidR="3AE38FB2">
        <w:rPr>
          <w:rFonts w:ascii="Times New Roman" w:hAnsi="Times New Roman" w:eastAsia="Times New Roman" w:cs="Times New Roman"/>
        </w:rPr>
        <w:t>is n</w:t>
      </w:r>
      <w:r w:rsidRPr="38CE7F5A" w:rsidR="3AE38FB2">
        <w:rPr>
          <w:rFonts w:ascii="Times New Roman" w:hAnsi="Times New Roman" w:eastAsia="Times New Roman" w:cs="Times New Roman"/>
        </w:rPr>
        <w:t>otable for</w:t>
      </w:r>
      <w:r w:rsidRPr="38CE7F5A" w:rsidR="3AE38FB2">
        <w:rPr>
          <w:rFonts w:ascii="Times New Roman" w:hAnsi="Times New Roman" w:eastAsia="Times New Roman" w:cs="Times New Roman"/>
        </w:rPr>
        <w:t xml:space="preserve"> being one of the earliest visual representations of a prelingually deaf person engaging in communication. </w:t>
      </w:r>
      <w:commentRangeStart w:id="603232723"/>
      <w:r w:rsidRPr="38CE7F5A" w:rsidR="3AE38FB2">
        <w:rPr>
          <w:rFonts w:ascii="Times New Roman" w:hAnsi="Times New Roman" w:eastAsia="Times New Roman" w:cs="Times New Roman"/>
        </w:rPr>
        <w:t>T</w:t>
      </w:r>
      <w:r w:rsidRPr="38CE7F5A" w:rsidR="4E52EB16">
        <w:rPr>
          <w:rFonts w:ascii="Times New Roman" w:hAnsi="Times New Roman" w:eastAsia="Times New Roman" w:cs="Times New Roman"/>
        </w:rPr>
        <w:t>he deaf youth,</w:t>
      </w:r>
      <w:r w:rsidRPr="38CE7F5A" w:rsidR="3AE38FB2">
        <w:rPr>
          <w:rFonts w:ascii="Times New Roman" w:hAnsi="Times New Roman" w:eastAsia="Times New Roman" w:cs="Times New Roman"/>
        </w:rPr>
        <w:t xml:space="preserve"> dressed in a blue robe, </w:t>
      </w:r>
      <w:r w:rsidRPr="38CE7F5A" w:rsidR="1A713776">
        <w:rPr>
          <w:rFonts w:ascii="Times New Roman" w:hAnsi="Times New Roman" w:eastAsia="Times New Roman" w:cs="Times New Roman"/>
        </w:rPr>
        <w:t xml:space="preserve">is </w:t>
      </w:r>
      <w:r w:rsidRPr="38CE7F5A" w:rsidR="3AE38FB2">
        <w:rPr>
          <w:rFonts w:ascii="Times New Roman" w:hAnsi="Times New Roman" w:eastAsia="Times New Roman" w:cs="Times New Roman"/>
        </w:rPr>
        <w:t xml:space="preserve">gesturing to his mouth and ears to </w:t>
      </w:r>
      <w:r w:rsidRPr="38CE7F5A" w:rsidR="3AE38FB2">
        <w:rPr>
          <w:rFonts w:ascii="Times New Roman" w:hAnsi="Times New Roman" w:eastAsia="Times New Roman" w:cs="Times New Roman"/>
        </w:rPr>
        <w:t>i</w:t>
      </w:r>
      <w:r w:rsidRPr="38CE7F5A" w:rsidR="3AE38FB2">
        <w:rPr>
          <w:rFonts w:ascii="Times New Roman" w:hAnsi="Times New Roman" w:eastAsia="Times New Roman" w:cs="Times New Roman"/>
        </w:rPr>
        <w:t>ndicate</w:t>
      </w:r>
      <w:r w:rsidRPr="38CE7F5A" w:rsidR="3AE38FB2">
        <w:rPr>
          <w:rFonts w:ascii="Times New Roman" w:hAnsi="Times New Roman" w:eastAsia="Times New Roman" w:cs="Times New Roman"/>
        </w:rPr>
        <w:t xml:space="preserve"> </w:t>
      </w:r>
      <w:r w:rsidRPr="38CE7F5A" w:rsidR="3AE38FB2">
        <w:rPr>
          <w:rFonts w:ascii="Times New Roman" w:hAnsi="Times New Roman" w:eastAsia="Times New Roman" w:cs="Times New Roman"/>
        </w:rPr>
        <w:t>his deafness and inability to speak</w:t>
      </w:r>
      <w:r w:rsidRPr="38CE7F5A" w:rsidR="74B952AC">
        <w:rPr>
          <w:rFonts w:ascii="Times New Roman" w:hAnsi="Times New Roman" w:eastAsia="Times New Roman" w:cs="Times New Roman"/>
        </w:rPr>
        <w:t>;</w:t>
      </w:r>
      <w:r w:rsidRPr="38CE7F5A" w:rsidR="3AE38FB2">
        <w:rPr>
          <w:rFonts w:ascii="Times New Roman" w:hAnsi="Times New Roman" w:eastAsia="Times New Roman" w:cs="Times New Roman"/>
        </w:rPr>
        <w:t xml:space="preserve"> while the surrounding audience uses hand gestures to communicate with him.</w:t>
      </w:r>
      <w:r w:rsidRPr="38CE7F5A" w:rsidR="6BBEBA9C">
        <w:rPr>
          <w:rFonts w:ascii="Times New Roman" w:hAnsi="Times New Roman" w:eastAsia="Times New Roman" w:cs="Times New Roman"/>
        </w:rPr>
        <w:t xml:space="preserve"> </w:t>
      </w:r>
      <w:commentRangeEnd w:id="603232723"/>
      <w:r>
        <w:rPr>
          <w:rStyle w:val="CommentReference"/>
        </w:rPr>
        <w:commentReference w:id="603232723"/>
      </w:r>
      <w:r w:rsidRPr="38CE7F5A" w:rsidR="6BBEBA9C">
        <w:rPr>
          <w:rFonts w:ascii="Times New Roman" w:hAnsi="Times New Roman" w:eastAsia="Times New Roman" w:cs="Times New Roman"/>
        </w:rPr>
        <w:t>The importance of such an image lies in</w:t>
      </w:r>
      <w:r w:rsidRPr="38CE7F5A" w:rsidR="5BE37FDD">
        <w:rPr>
          <w:rFonts w:ascii="Times New Roman" w:hAnsi="Times New Roman" w:eastAsia="Times New Roman" w:cs="Times New Roman"/>
        </w:rPr>
        <w:t xml:space="preserve"> </w:t>
      </w:r>
      <w:r w:rsidRPr="38CE7F5A" w:rsidR="6BBEBA9C">
        <w:rPr>
          <w:rFonts w:ascii="Times New Roman" w:hAnsi="Times New Roman" w:eastAsia="Times New Roman" w:cs="Times New Roman"/>
        </w:rPr>
        <w:t>t</w:t>
      </w:r>
      <w:r w:rsidRPr="38CE7F5A" w:rsidR="6BBEBA9C">
        <w:rPr>
          <w:rFonts w:ascii="Times New Roman" w:hAnsi="Times New Roman" w:eastAsia="Times New Roman" w:cs="Times New Roman"/>
        </w:rPr>
        <w:t xml:space="preserve">he fact that it provides a clear </w:t>
      </w:r>
      <w:r w:rsidRPr="38CE7F5A" w:rsidR="6BBEBA9C">
        <w:rPr>
          <w:rFonts w:ascii="Times New Roman" w:hAnsi="Times New Roman" w:eastAsia="Times New Roman" w:cs="Times New Roman"/>
        </w:rPr>
        <w:t>indication</w:t>
      </w:r>
      <w:r w:rsidRPr="38CE7F5A" w:rsidR="6BBEBA9C">
        <w:rPr>
          <w:rFonts w:ascii="Times New Roman" w:hAnsi="Times New Roman" w:eastAsia="Times New Roman" w:cs="Times New Roman"/>
        </w:rPr>
        <w:t xml:space="preserve"> </w:t>
      </w:r>
      <w:r w:rsidRPr="38CE7F5A" w:rsidR="6DAFE62D">
        <w:rPr>
          <w:rFonts w:ascii="Times New Roman" w:hAnsi="Times New Roman" w:eastAsia="Times New Roman" w:cs="Times New Roman"/>
        </w:rPr>
        <w:t xml:space="preserve">of the existence of </w:t>
      </w:r>
      <w:r w:rsidRPr="38CE7F5A" w:rsidR="6BBEBA9C">
        <w:rPr>
          <w:rFonts w:ascii="Times New Roman" w:hAnsi="Times New Roman" w:eastAsia="Times New Roman" w:cs="Times New Roman"/>
        </w:rPr>
        <w:t>gestural communication</w:t>
      </w:r>
      <w:r w:rsidRPr="38CE7F5A" w:rsidR="0724F693">
        <w:rPr>
          <w:rFonts w:ascii="Times New Roman" w:hAnsi="Times New Roman" w:eastAsia="Times New Roman" w:cs="Times New Roman"/>
        </w:rPr>
        <w:t xml:space="preserve"> before the early modern era in Europe</w:t>
      </w:r>
      <w:r w:rsidRPr="38CE7F5A" w:rsidR="0A3B479E">
        <w:rPr>
          <w:rFonts w:ascii="Times New Roman" w:hAnsi="Times New Roman" w:eastAsia="Times New Roman" w:cs="Times New Roman"/>
        </w:rPr>
        <w:t>.</w:t>
      </w:r>
      <w:r w:rsidRPr="38CE7F5A" w:rsidR="657536DB">
        <w:rPr>
          <w:rFonts w:ascii="Times New Roman" w:hAnsi="Times New Roman" w:eastAsia="Times New Roman" w:cs="Times New Roman"/>
        </w:rPr>
        <w:t xml:space="preserve"> Current studies in evolutionary biology and early communicative behaviour</w:t>
      </w:r>
      <w:r w:rsidRPr="38CE7F5A" w:rsidR="2EF0DFFC">
        <w:rPr>
          <w:rFonts w:ascii="Times New Roman" w:hAnsi="Times New Roman" w:eastAsia="Times New Roman" w:cs="Times New Roman"/>
        </w:rPr>
        <w:t xml:space="preserve"> suggests that nonverbal </w:t>
      </w:r>
      <w:r w:rsidRPr="38CE7F5A" w:rsidR="752A2113">
        <w:rPr>
          <w:rFonts w:ascii="Times New Roman" w:hAnsi="Times New Roman" w:eastAsia="Times New Roman" w:cs="Times New Roman"/>
        </w:rPr>
        <w:t>communication</w:t>
      </w:r>
      <w:r w:rsidRPr="38CE7F5A" w:rsidR="2EF0DFFC">
        <w:rPr>
          <w:rFonts w:ascii="Times New Roman" w:hAnsi="Times New Roman" w:eastAsia="Times New Roman" w:cs="Times New Roman"/>
        </w:rPr>
        <w:t xml:space="preserve"> </w:t>
      </w:r>
      <w:r w:rsidRPr="38CE7F5A" w:rsidR="2EF0DFFC">
        <w:rPr>
          <w:rFonts w:ascii="Times New Roman" w:hAnsi="Times New Roman" w:eastAsia="Times New Roman" w:cs="Times New Roman"/>
        </w:rPr>
        <w:t xml:space="preserve">using </w:t>
      </w:r>
      <w:r w:rsidRPr="38CE7F5A" w:rsidR="2EF0DFFC">
        <w:rPr>
          <w:rFonts w:ascii="Times New Roman" w:hAnsi="Times New Roman" w:eastAsia="Times New Roman" w:cs="Times New Roman"/>
        </w:rPr>
        <w:t>mutually understood signs</w:t>
      </w:r>
      <w:r w:rsidRPr="38CE7F5A" w:rsidR="53E06CE4">
        <w:rPr>
          <w:rFonts w:ascii="Times New Roman" w:hAnsi="Times New Roman" w:eastAsia="Times New Roman" w:cs="Times New Roman"/>
        </w:rPr>
        <w:t xml:space="preserve"> </w:t>
      </w:r>
      <w:r w:rsidRPr="38CE7F5A" w:rsidR="4A4B41DB">
        <w:rPr>
          <w:rFonts w:ascii="Times New Roman" w:hAnsi="Times New Roman" w:eastAsia="Times New Roman" w:cs="Times New Roman"/>
        </w:rPr>
        <w:t xml:space="preserve">regardless of grammatical rules </w:t>
      </w:r>
      <w:r w:rsidRPr="38CE7F5A" w:rsidR="53E06CE4">
        <w:rPr>
          <w:rFonts w:ascii="Times New Roman" w:hAnsi="Times New Roman" w:eastAsia="Times New Roman" w:cs="Times New Roman"/>
        </w:rPr>
        <w:t>is not an uncommon or unfeasible practice</w:t>
      </w:r>
      <w:r w:rsidRPr="38CE7F5A" w:rsidR="14A95D78">
        <w:rPr>
          <w:rFonts w:ascii="Times New Roman" w:hAnsi="Times New Roman" w:eastAsia="Times New Roman" w:cs="Times New Roman"/>
        </w:rPr>
        <w:t xml:space="preserve">, possibly meaning that </w:t>
      </w:r>
      <w:r w:rsidRPr="38CE7F5A" w:rsidR="2EF0DFFC">
        <w:rPr>
          <w:rFonts w:ascii="Times New Roman" w:hAnsi="Times New Roman" w:eastAsia="Times New Roman" w:cs="Times New Roman"/>
        </w:rPr>
        <w:t>between deaf individuals</w:t>
      </w:r>
      <w:r w:rsidRPr="38CE7F5A" w:rsidR="59E9836F">
        <w:rPr>
          <w:rFonts w:ascii="Times New Roman" w:hAnsi="Times New Roman" w:eastAsia="Times New Roman" w:cs="Times New Roman"/>
        </w:rPr>
        <w:t xml:space="preserve"> and their communities </w:t>
      </w:r>
      <w:r w:rsidRPr="38CE7F5A" w:rsidR="7C8B3986">
        <w:rPr>
          <w:rFonts w:ascii="Times New Roman" w:hAnsi="Times New Roman" w:eastAsia="Times New Roman" w:cs="Times New Roman"/>
        </w:rPr>
        <w:t xml:space="preserve">in pre-modern times </w:t>
      </w:r>
      <w:r w:rsidRPr="38CE7F5A" w:rsidR="59E9836F">
        <w:rPr>
          <w:rFonts w:ascii="Times New Roman" w:hAnsi="Times New Roman" w:eastAsia="Times New Roman" w:cs="Times New Roman"/>
        </w:rPr>
        <w:t>was likely</w:t>
      </w:r>
      <w:r w:rsidRPr="38CE7F5A" w:rsidR="4FACE080">
        <w:rPr>
          <w:rFonts w:ascii="Times New Roman" w:hAnsi="Times New Roman" w:eastAsia="Times New Roman" w:cs="Times New Roman"/>
        </w:rPr>
        <w:t xml:space="preserve"> evidently more common and more socially accepted than previous scholarship suggests.</w:t>
      </w:r>
    </w:p>
    <w:p w:rsidR="41F6514C" w:rsidP="4C85DE06" w:rsidRDefault="41F6514C" w14:paraId="4F3F806D" w14:textId="351913E1">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rPr>
      </w:pPr>
      <w:r w:rsidRPr="4C85DE06" w:rsidR="4EC0AF6C">
        <w:rPr>
          <w:rFonts w:ascii="Times New Roman" w:hAnsi="Times New Roman" w:eastAsia="Times New Roman" w:cs="Times New Roman"/>
        </w:rPr>
        <w:t>An inscri</w:t>
      </w:r>
      <w:r w:rsidRPr="4C85DE06" w:rsidR="0A43EB29">
        <w:rPr>
          <w:rFonts w:ascii="Times New Roman" w:hAnsi="Times New Roman" w:eastAsia="Times New Roman" w:cs="Times New Roman"/>
        </w:rPr>
        <w:t>bed ca</w:t>
      </w:r>
      <w:r w:rsidRPr="4C85DE06" w:rsidR="4EC0AF6C">
        <w:rPr>
          <w:rFonts w:ascii="Times New Roman" w:hAnsi="Times New Roman" w:eastAsia="Times New Roman" w:cs="Times New Roman"/>
        </w:rPr>
        <w:t xml:space="preserve">ption above the </w:t>
      </w:r>
      <w:r w:rsidRPr="4C85DE06" w:rsidR="0EEB7FA1">
        <w:rPr>
          <w:rFonts w:ascii="Times New Roman" w:hAnsi="Times New Roman" w:eastAsia="Times New Roman" w:cs="Times New Roman"/>
        </w:rPr>
        <w:t>image points to the common usage of gestural communication by deaf individuals in 13</w:t>
      </w:r>
      <w:r w:rsidRPr="4C85DE06" w:rsidR="0EEB7FA1">
        <w:rPr>
          <w:rFonts w:ascii="Times New Roman" w:hAnsi="Times New Roman" w:eastAsia="Times New Roman" w:cs="Times New Roman"/>
          <w:vertAlign w:val="superscript"/>
        </w:rPr>
        <w:t>th</w:t>
      </w:r>
      <w:r w:rsidRPr="4C85DE06" w:rsidR="0EEB7FA1">
        <w:rPr>
          <w:rFonts w:ascii="Times New Roman" w:hAnsi="Times New Roman" w:eastAsia="Times New Roman" w:cs="Times New Roman"/>
        </w:rPr>
        <w:t xml:space="preserve"> century </w:t>
      </w:r>
      <w:r w:rsidRPr="4C85DE06" w:rsidR="0EEB7FA1">
        <w:rPr>
          <w:rFonts w:ascii="Times New Roman" w:hAnsi="Times New Roman" w:eastAsia="Times New Roman" w:cs="Times New Roman"/>
        </w:rPr>
        <w:t>Europe, when</w:t>
      </w:r>
      <w:r w:rsidRPr="4C85DE06" w:rsidR="0EEB7FA1">
        <w:rPr>
          <w:rFonts w:ascii="Times New Roman" w:hAnsi="Times New Roman" w:eastAsia="Times New Roman" w:cs="Times New Roman"/>
        </w:rPr>
        <w:t xml:space="preserve"> the manuscript was illustrated and compiled</w:t>
      </w:r>
      <w:r w:rsidRPr="4C85DE06" w:rsidR="345F6C45">
        <w:rPr>
          <w:rFonts w:ascii="Times New Roman" w:hAnsi="Times New Roman" w:eastAsia="Times New Roman" w:cs="Times New Roman"/>
        </w:rPr>
        <w:t xml:space="preserve">: </w:t>
      </w:r>
      <w:r w:rsidRPr="4C85DE06" w:rsidR="52884ACD">
        <w:rPr>
          <w:rFonts w:ascii="Times New Roman" w:hAnsi="Times New Roman" w:eastAsia="Times New Roman" w:cs="Times New Roman"/>
        </w:rPr>
        <w:t xml:space="preserve">“Como un </w:t>
      </w:r>
      <w:r w:rsidRPr="4C85DE06" w:rsidR="52884ACD">
        <w:rPr>
          <w:rFonts w:ascii="Times New Roman" w:hAnsi="Times New Roman" w:eastAsia="Times New Roman" w:cs="Times New Roman"/>
        </w:rPr>
        <w:t>ome</w:t>
      </w:r>
      <w:r w:rsidRPr="4C85DE06" w:rsidR="52884ACD">
        <w:rPr>
          <w:rFonts w:ascii="Times New Roman" w:hAnsi="Times New Roman" w:eastAsia="Times New Roman" w:cs="Times New Roman"/>
        </w:rPr>
        <w:t xml:space="preserve"> era </w:t>
      </w:r>
      <w:r w:rsidRPr="4C85DE06" w:rsidR="52884ACD">
        <w:rPr>
          <w:rFonts w:ascii="Times New Roman" w:hAnsi="Times New Roman" w:eastAsia="Times New Roman" w:cs="Times New Roman"/>
        </w:rPr>
        <w:t>sordo</w:t>
      </w:r>
      <w:r w:rsidRPr="4C85DE06" w:rsidR="52884ACD">
        <w:rPr>
          <w:rFonts w:ascii="Times New Roman" w:hAnsi="Times New Roman" w:eastAsia="Times New Roman" w:cs="Times New Roman"/>
        </w:rPr>
        <w:t xml:space="preserve"> e </w:t>
      </w:r>
      <w:r w:rsidRPr="4C85DE06" w:rsidR="52884ACD">
        <w:rPr>
          <w:rFonts w:ascii="Times New Roman" w:hAnsi="Times New Roman" w:eastAsia="Times New Roman" w:cs="Times New Roman"/>
        </w:rPr>
        <w:t>mudo</w:t>
      </w:r>
      <w:r w:rsidRPr="4C85DE06" w:rsidR="52884ACD">
        <w:rPr>
          <w:rFonts w:ascii="Times New Roman" w:hAnsi="Times New Roman" w:eastAsia="Times New Roman" w:cs="Times New Roman"/>
        </w:rPr>
        <w:t xml:space="preserve"> que </w:t>
      </w:r>
      <w:r w:rsidRPr="4C85DE06" w:rsidR="52884ACD">
        <w:rPr>
          <w:rFonts w:ascii="Times New Roman" w:hAnsi="Times New Roman" w:eastAsia="Times New Roman" w:cs="Times New Roman"/>
        </w:rPr>
        <w:t>non</w:t>
      </w:r>
      <w:r w:rsidRPr="4C85DE06" w:rsidR="52884ACD">
        <w:rPr>
          <w:rFonts w:ascii="Times New Roman" w:hAnsi="Times New Roman" w:eastAsia="Times New Roman" w:cs="Times New Roman"/>
        </w:rPr>
        <w:t xml:space="preserve"> </w:t>
      </w:r>
      <w:r w:rsidRPr="4C85DE06" w:rsidR="52884ACD">
        <w:rPr>
          <w:rFonts w:ascii="Times New Roman" w:hAnsi="Times New Roman" w:eastAsia="Times New Roman" w:cs="Times New Roman"/>
        </w:rPr>
        <w:t>falava</w:t>
      </w:r>
      <w:r w:rsidRPr="4C85DE06" w:rsidR="52884ACD">
        <w:rPr>
          <w:rFonts w:ascii="Times New Roman" w:hAnsi="Times New Roman" w:eastAsia="Times New Roman" w:cs="Times New Roman"/>
        </w:rPr>
        <w:t xml:space="preserve"> </w:t>
      </w:r>
      <w:r w:rsidRPr="4C85DE06" w:rsidR="52884ACD">
        <w:rPr>
          <w:rFonts w:ascii="Times New Roman" w:hAnsi="Times New Roman" w:eastAsia="Times New Roman" w:cs="Times New Roman"/>
        </w:rPr>
        <w:t>si</w:t>
      </w:r>
      <w:r w:rsidRPr="4C85DE06" w:rsidR="52884ACD">
        <w:rPr>
          <w:rFonts w:ascii="Times New Roman" w:hAnsi="Times New Roman" w:eastAsia="Times New Roman" w:cs="Times New Roman"/>
        </w:rPr>
        <w:t xml:space="preserve"> non per </w:t>
      </w:r>
      <w:r w:rsidRPr="4C85DE06" w:rsidR="52884ACD">
        <w:rPr>
          <w:rFonts w:ascii="Times New Roman" w:hAnsi="Times New Roman" w:eastAsia="Times New Roman" w:cs="Times New Roman"/>
        </w:rPr>
        <w:t>sinas</w:t>
      </w:r>
      <w:r w:rsidRPr="4C85DE06" w:rsidR="52884ACD">
        <w:rPr>
          <w:rFonts w:ascii="Times New Roman" w:hAnsi="Times New Roman" w:eastAsia="Times New Roman" w:cs="Times New Roman"/>
        </w:rPr>
        <w:t>”</w:t>
      </w:r>
      <w:r w:rsidRPr="4C85DE06" w:rsidR="3829B672">
        <w:rPr>
          <w:rFonts w:ascii="Times New Roman" w:hAnsi="Times New Roman" w:eastAsia="Times New Roman" w:cs="Times New Roman"/>
        </w:rPr>
        <w:t>(</w:t>
      </w:r>
      <w:r w:rsidRPr="4C85DE06" w:rsidR="345F6C45">
        <w:rPr>
          <w:rFonts w:ascii="Times New Roman" w:hAnsi="Times New Roman" w:eastAsia="Times New Roman" w:cs="Times New Roman"/>
        </w:rPr>
        <w:t xml:space="preserve">like a person who was deaf and mute that did not speak if not </w:t>
      </w:r>
      <w:r w:rsidRPr="4C85DE06" w:rsidR="345F6C45">
        <w:rPr>
          <w:rFonts w:ascii="Times New Roman" w:hAnsi="Times New Roman" w:eastAsia="Times New Roman" w:cs="Times New Roman"/>
        </w:rPr>
        <w:t>by means of</w:t>
      </w:r>
      <w:r w:rsidRPr="4C85DE06" w:rsidR="345F6C45">
        <w:rPr>
          <w:rFonts w:ascii="Times New Roman" w:hAnsi="Times New Roman" w:eastAsia="Times New Roman" w:cs="Times New Roman"/>
        </w:rPr>
        <w:t xml:space="preserve"> signs</w:t>
      </w:r>
      <w:r w:rsidRPr="4C85DE06" w:rsidR="22138798">
        <w:rPr>
          <w:rFonts w:ascii="Times New Roman" w:hAnsi="Times New Roman" w:eastAsia="Times New Roman" w:cs="Times New Roman"/>
        </w:rPr>
        <w:t>)</w:t>
      </w:r>
      <w:r w:rsidRPr="4C85DE06" w:rsidR="345F6C45">
        <w:rPr>
          <w:rFonts w:ascii="Times New Roman" w:hAnsi="Times New Roman" w:eastAsia="Times New Roman" w:cs="Times New Roman"/>
        </w:rPr>
        <w:t>.</w:t>
      </w:r>
      <w:r w:rsidRPr="4C85DE06" w:rsidR="53A6A4D1">
        <w:rPr>
          <w:rFonts w:ascii="Times New Roman" w:hAnsi="Times New Roman" w:eastAsia="Times New Roman" w:cs="Times New Roman"/>
        </w:rPr>
        <w:t xml:space="preserve"> The accompanying narrative </w:t>
      </w:r>
      <w:r w:rsidRPr="4C85DE06" w:rsidR="043BDBB4">
        <w:rPr>
          <w:rFonts w:ascii="Times New Roman" w:hAnsi="Times New Roman" w:eastAsia="Times New Roman" w:cs="Times New Roman"/>
        </w:rPr>
        <w:t xml:space="preserve">delineates </w:t>
      </w:r>
      <w:r w:rsidRPr="4C85DE06" w:rsidR="53A6A4D1">
        <w:rPr>
          <w:rFonts w:ascii="Times New Roman" w:hAnsi="Times New Roman" w:eastAsia="Times New Roman" w:cs="Times New Roman"/>
        </w:rPr>
        <w:t>a miraculous in</w:t>
      </w:r>
      <w:r w:rsidRPr="4C85DE06" w:rsidR="5C62F0DE">
        <w:rPr>
          <w:rFonts w:ascii="Times New Roman" w:hAnsi="Times New Roman" w:eastAsia="Times New Roman" w:cs="Times New Roman"/>
        </w:rPr>
        <w:t xml:space="preserve">tervention </w:t>
      </w:r>
      <w:r w:rsidRPr="4C85DE06" w:rsidR="53A6A4D1">
        <w:rPr>
          <w:rFonts w:ascii="Times New Roman" w:hAnsi="Times New Roman" w:eastAsia="Times New Roman" w:cs="Times New Roman"/>
        </w:rPr>
        <w:t>by the Virgin Mary</w:t>
      </w:r>
      <w:r w:rsidRPr="4C85DE06" w:rsidR="1CF75BCE">
        <w:rPr>
          <w:rFonts w:ascii="Times New Roman" w:hAnsi="Times New Roman" w:eastAsia="Times New Roman" w:cs="Times New Roman"/>
        </w:rPr>
        <w:t xml:space="preserve"> which healed the boy’s deafness. It describes the youth having sought </w:t>
      </w:r>
      <w:r w:rsidRPr="4C85DE06" w:rsidR="40987C78">
        <w:rPr>
          <w:rFonts w:ascii="Times New Roman" w:hAnsi="Times New Roman" w:eastAsia="Times New Roman" w:cs="Times New Roman"/>
        </w:rPr>
        <w:t xml:space="preserve">healing at </w:t>
      </w:r>
      <w:r w:rsidRPr="4C85DE06" w:rsidR="6CE81A82">
        <w:rPr>
          <w:rFonts w:ascii="Times New Roman" w:hAnsi="Times New Roman" w:eastAsia="Times New Roman" w:cs="Times New Roman"/>
        </w:rPr>
        <w:t xml:space="preserve">the base of </w:t>
      </w:r>
      <w:r w:rsidRPr="4C85DE06" w:rsidR="40987C78">
        <w:rPr>
          <w:rFonts w:ascii="Times New Roman" w:hAnsi="Times New Roman" w:eastAsia="Times New Roman" w:cs="Times New Roman"/>
        </w:rPr>
        <w:t xml:space="preserve">an altar in </w:t>
      </w:r>
      <w:r w:rsidRPr="4C85DE06" w:rsidR="40987C78">
        <w:rPr>
          <w:rFonts w:ascii="Times New Roman" w:hAnsi="Times New Roman" w:eastAsia="Times New Roman" w:cs="Times New Roman"/>
        </w:rPr>
        <w:t xml:space="preserve">Soissons, </w:t>
      </w:r>
      <w:r w:rsidRPr="4C85DE06" w:rsidR="125C55FD">
        <w:rPr>
          <w:rFonts w:ascii="Times New Roman" w:hAnsi="Times New Roman" w:eastAsia="Times New Roman" w:cs="Times New Roman"/>
        </w:rPr>
        <w:t>when</w:t>
      </w:r>
      <w:r w:rsidRPr="4C85DE06" w:rsidR="125C55FD">
        <w:rPr>
          <w:rFonts w:ascii="Times New Roman" w:hAnsi="Times New Roman" w:eastAsia="Times New Roman" w:cs="Times New Roman"/>
        </w:rPr>
        <w:t xml:space="preserve"> the Virgin appeared</w:t>
      </w:r>
      <w:r w:rsidRPr="4C85DE06" w:rsidR="002F90AB">
        <w:rPr>
          <w:rFonts w:ascii="Times New Roman" w:hAnsi="Times New Roman" w:eastAsia="Times New Roman" w:cs="Times New Roman"/>
        </w:rPr>
        <w:t xml:space="preserve"> before him. </w:t>
      </w:r>
      <w:r w:rsidRPr="4C85DE06" w:rsidR="5E2D6E9F">
        <w:rPr>
          <w:rFonts w:ascii="Times New Roman" w:hAnsi="Times New Roman" w:eastAsia="Times New Roman" w:cs="Times New Roman"/>
        </w:rPr>
        <w:t xml:space="preserve">When she touched his ear and inserted a finger into his mouth, blood started pouring forth and the boy’s disabilities were </w:t>
      </w:r>
      <w:r w:rsidRPr="4C85DE06" w:rsidR="45AE647D">
        <w:rPr>
          <w:rFonts w:ascii="Times New Roman" w:hAnsi="Times New Roman" w:eastAsia="Times New Roman" w:cs="Times New Roman"/>
        </w:rPr>
        <w:t>cur</w:t>
      </w:r>
      <w:r w:rsidRPr="4C85DE06" w:rsidR="5E2D6E9F">
        <w:rPr>
          <w:rFonts w:ascii="Times New Roman" w:hAnsi="Times New Roman" w:eastAsia="Times New Roman" w:cs="Times New Roman"/>
        </w:rPr>
        <w:t>ed.</w:t>
      </w:r>
      <w:r w:rsidRPr="4C85DE06" w:rsidR="0EDDF1AE">
        <w:rPr>
          <w:rFonts w:ascii="Times New Roman" w:hAnsi="Times New Roman" w:eastAsia="Times New Roman" w:cs="Times New Roman"/>
        </w:rPr>
        <w:t xml:space="preserve"> The Virgin’s miracle was </w:t>
      </w:r>
      <w:r w:rsidRPr="4C85DE06" w:rsidR="0EDDF1AE">
        <w:rPr>
          <w:rFonts w:ascii="Times New Roman" w:hAnsi="Times New Roman" w:eastAsia="Times New Roman" w:cs="Times New Roman"/>
        </w:rPr>
        <w:t>greatly praised</w:t>
      </w:r>
      <w:r w:rsidRPr="4C85DE06" w:rsidR="0EDDF1AE">
        <w:rPr>
          <w:rFonts w:ascii="Times New Roman" w:hAnsi="Times New Roman" w:eastAsia="Times New Roman" w:cs="Times New Roman"/>
        </w:rPr>
        <w:t xml:space="preserve"> and commemorated with a procession, and the </w:t>
      </w:r>
      <w:r w:rsidRPr="4C85DE06" w:rsidR="7445909C">
        <w:rPr>
          <w:rFonts w:ascii="Times New Roman" w:hAnsi="Times New Roman" w:eastAsia="Times New Roman" w:cs="Times New Roman"/>
        </w:rPr>
        <w:t xml:space="preserve">devoted </w:t>
      </w:r>
      <w:r w:rsidRPr="4C85DE06" w:rsidR="0EDDF1AE">
        <w:rPr>
          <w:rFonts w:ascii="Times New Roman" w:hAnsi="Times New Roman" w:eastAsia="Times New Roman" w:cs="Times New Roman"/>
        </w:rPr>
        <w:t xml:space="preserve">boy </w:t>
      </w:r>
      <w:r w:rsidRPr="4C85DE06" w:rsidR="41F1591B">
        <w:rPr>
          <w:rFonts w:ascii="Times New Roman" w:hAnsi="Times New Roman" w:eastAsia="Times New Roman" w:cs="Times New Roman"/>
        </w:rPr>
        <w:t xml:space="preserve">eventually </w:t>
      </w:r>
      <w:r w:rsidRPr="4C85DE06" w:rsidR="41F1591B">
        <w:rPr>
          <w:rFonts w:ascii="Times New Roman" w:hAnsi="Times New Roman" w:eastAsia="Times New Roman" w:cs="Times New Roman"/>
        </w:rPr>
        <w:t>remained</w:t>
      </w:r>
      <w:r w:rsidRPr="4C85DE06" w:rsidR="41F1591B">
        <w:rPr>
          <w:rFonts w:ascii="Times New Roman" w:hAnsi="Times New Roman" w:eastAsia="Times New Roman" w:cs="Times New Roman"/>
        </w:rPr>
        <w:t xml:space="preserve"> </w:t>
      </w:r>
      <w:r w:rsidRPr="4C85DE06" w:rsidR="6475B2D9">
        <w:rPr>
          <w:rFonts w:ascii="Times New Roman" w:hAnsi="Times New Roman" w:eastAsia="Times New Roman" w:cs="Times New Roman"/>
        </w:rPr>
        <w:t>to work at</w:t>
      </w:r>
      <w:r w:rsidRPr="4C85DE06" w:rsidR="41F1591B">
        <w:rPr>
          <w:rFonts w:ascii="Times New Roman" w:hAnsi="Times New Roman" w:eastAsia="Times New Roman" w:cs="Times New Roman"/>
        </w:rPr>
        <w:t xml:space="preserve"> the monastery.</w:t>
      </w:r>
    </w:p>
    <w:p w:rsidR="41F6514C" w:rsidP="41F6514C" w:rsidRDefault="41F6514C" w14:paraId="2C7AF824" w14:textId="1BF6AF74">
      <w:pPr>
        <w:spacing w:line="480" w:lineRule="auto"/>
        <w:rPr>
          <w:rFonts w:ascii="Times New Roman" w:hAnsi="Times New Roman" w:eastAsia="Times New Roman" w:cs="Times New Roman"/>
        </w:rPr>
      </w:pPr>
    </w:p>
    <w:sectPr w:rsidR="41F6514C">
      <w:pgSz w:w="11906" w:h="16838"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xmlns:r="http://schemas.openxmlformats.org/officeDocument/2006/relationships">
  <w:comment xmlns:w="http://schemas.openxmlformats.org/wordprocessingml/2006/main" w:initials="AC" w:author="Angelo LO CONTE" w:date="06/17/2025 13:07:45" w:id="537221008">
    <w:p xmlns:w14="http://schemas.microsoft.com/office/word/2010/wordml" w:rsidR="590E6DE8" w:rsidRDefault="11193519" w14:paraId="65E98632" w14:textId="6A2F2244">
      <w:pPr>
        <w:pStyle w:val="CommentText"/>
      </w:pPr>
      <w:r>
        <w:rPr>
          <w:rStyle w:val="CommentReference"/>
        </w:rPr>
        <w:annotationRef/>
      </w:r>
      <w:r w:rsidRPr="21253D84" w:rsidR="3C01D1EC">
        <w:t>There is an allegorical layer that should me mentioned here. Brueghel's works are always looking at society, often in ironic ways. The metaphorical value of the work, and the implications of the metaphor presenting the blind leading the blind, should be mentioned here.</w:t>
      </w:r>
    </w:p>
  </w:comment>
  <w:comment xmlns:w="http://schemas.openxmlformats.org/wordprocessingml/2006/main" w:initials="AC" w:author="Angelo LO CONTE" w:date="06/17/2025 13:12:07" w:id="1031278843">
    <w:p xmlns:w14="http://schemas.microsoft.com/office/word/2010/wordml" w:rsidR="5CB3817D" w:rsidRDefault="34B14796" w14:paraId="56DE71D2" w14:textId="3755A7BF">
      <w:pPr>
        <w:pStyle w:val="CommentText"/>
      </w:pPr>
      <w:r>
        <w:rPr>
          <w:rStyle w:val="CommentReference"/>
        </w:rPr>
        <w:annotationRef/>
      </w:r>
      <w:r w:rsidRPr="16EDF6E5" w:rsidR="2973559E">
        <w:t xml:space="preserve">As discussed, a few lines on charitable actions, almsgiving, and the social position of beggars in the early modern world are needed. </w:t>
      </w:r>
    </w:p>
    <w:p xmlns:w14="http://schemas.microsoft.com/office/word/2010/wordml" w:rsidR="1A0C098D" w:rsidRDefault="17F1E242" w14:paraId="4B998242" w14:textId="6F9B70C4">
      <w:pPr>
        <w:pStyle w:val="CommentText"/>
      </w:pPr>
      <w:r w:rsidRPr="17E9DBF8" w:rsidR="7D7C6DBB">
        <w:t xml:space="preserve">Ribera does not portray the boy as a person that should be observed with piety, nor he indulges in over-dramatisation. The image is dignified. </w:t>
      </w:r>
    </w:p>
    <w:p xmlns:w14="http://schemas.microsoft.com/office/word/2010/wordml" w:rsidR="532C9E79" w:rsidRDefault="5E86F72D" w14:paraId="31CE9DA4" w14:textId="48F6C08B">
      <w:pPr>
        <w:pStyle w:val="CommentText"/>
      </w:pPr>
      <w:r w:rsidRPr="1A13B1DF" w:rsidR="79D4D418">
        <w:t xml:space="preserve">Should we consider the painting as an unfiltered portrayal of reality? </w:t>
      </w:r>
    </w:p>
    <w:p xmlns:w14="http://schemas.microsoft.com/office/word/2010/wordml" w:rsidR="49E519B0" w:rsidRDefault="5197A056" w14:paraId="4F940CDB" w14:textId="2DC3DB6C">
      <w:pPr>
        <w:pStyle w:val="CommentText"/>
      </w:pPr>
      <w:r w:rsidRPr="1732E41A" w:rsidR="352FB2D6">
        <w:t xml:space="preserve">If so, what does this tell us about early modern understandings of disability? </w:t>
      </w:r>
    </w:p>
    <w:p xmlns:w14="http://schemas.microsoft.com/office/word/2010/wordml" w:rsidR="4DF8F12A" w:rsidRDefault="29725170" w14:paraId="132D2583" w14:textId="0EA2F2D5">
      <w:pPr>
        <w:pStyle w:val="CommentText"/>
      </w:pPr>
      <w:r w:rsidRPr="6F568817" w:rsidR="7196FE66">
        <w:t xml:space="preserve">I would say that in the early modern period the consideration of intersectional factors was essential to how people responded to impairment. </w:t>
      </w:r>
    </w:p>
  </w:comment>
  <w:comment xmlns:w="http://schemas.openxmlformats.org/wordprocessingml/2006/main" w:initials="AC" w:author="Angelo LO CONTE" w:date="2025-06-17T13:12:34" w:id="656686">
    <w:p xmlns:w14="http://schemas.microsoft.com/office/word/2010/wordml" xmlns:w="http://schemas.openxmlformats.org/wordprocessingml/2006/main" w:rsidR="3FCD62F1" w:rsidRDefault="7D05B9E4" w14:paraId="32BEB89B" w14:textId="192FADB8">
      <w:pPr>
        <w:pStyle w:val="CommentText"/>
      </w:pPr>
      <w:r>
        <w:rPr>
          <w:rStyle w:val="CommentReference"/>
        </w:rPr>
        <w:annotationRef/>
      </w:r>
      <w:r w:rsidRPr="35A802F1" w:rsidR="3AB29C7B">
        <w:t>A reference is needed here.</w:t>
      </w:r>
    </w:p>
  </w:comment>
  <w:comment xmlns:w="http://schemas.openxmlformats.org/wordprocessingml/2006/main" w:initials="AC" w:author="Angelo LO CONTE" w:date="2025-06-17T13:21:27" w:id="1250845553">
    <w:p xmlns:w14="http://schemas.microsoft.com/office/word/2010/wordml" xmlns:w="http://schemas.openxmlformats.org/wordprocessingml/2006/main" w:rsidR="0C84185A" w:rsidRDefault="3D1B6E30" w14:paraId="1C99D719" w14:textId="31694702">
      <w:pPr>
        <w:pStyle w:val="CommentText"/>
      </w:pPr>
      <w:r>
        <w:rPr>
          <w:rStyle w:val="CommentReference"/>
        </w:rPr>
        <w:annotationRef/>
      </w:r>
      <w:r w:rsidRPr="26F75107" w:rsidR="3642390C">
        <w:t>As discussed, European travellers wrote substantially about this.</w:t>
      </w:r>
    </w:p>
    <w:p xmlns:w14="http://schemas.microsoft.com/office/word/2010/wordml" xmlns:w="http://schemas.openxmlformats.org/wordprocessingml/2006/main" w:rsidR="611A7ED2" w:rsidRDefault="074C7B12" w14:paraId="0F416979" w14:textId="67129602">
      <w:pPr>
        <w:pStyle w:val="CommentText"/>
      </w:pPr>
      <w:r w:rsidRPr="3390D91D" w:rsidR="00BF6E05">
        <w:t>Their surprise indicates that the use of signed communication in the Ottoman world was considerably more advanced if compared to European standards.</w:t>
      </w:r>
    </w:p>
    <w:p xmlns:w14="http://schemas.microsoft.com/office/word/2010/wordml" xmlns:w="http://schemas.openxmlformats.org/wordprocessingml/2006/main" w:rsidR="14A8B281" w:rsidRDefault="25880117" w14:paraId="714E037E" w14:textId="57A359CD">
      <w:pPr>
        <w:pStyle w:val="CommentText"/>
      </w:pPr>
    </w:p>
    <w:p xmlns:w14="http://schemas.microsoft.com/office/word/2010/wordml" xmlns:w="http://schemas.openxmlformats.org/wordprocessingml/2006/main" w:rsidR="04E1C731" w:rsidRDefault="459285B7" w14:paraId="59211B66" w14:textId="46B8F110">
      <w:pPr>
        <w:pStyle w:val="CommentText"/>
      </w:pPr>
      <w:r w:rsidRPr="2DFE9EDE" w:rsidR="47E6827B">
        <w:t>Here is the account by Paul Rycaut:</w:t>
      </w:r>
    </w:p>
    <w:p xmlns:w14="http://schemas.microsoft.com/office/word/2010/wordml" xmlns:w="http://schemas.openxmlformats.org/wordprocessingml/2006/main" w:rsidR="67739DC4" w:rsidRDefault="72DAB1E1" w14:paraId="77FCE5FE" w14:textId="4EF897B7">
      <w:pPr>
        <w:pStyle w:val="CommentText"/>
      </w:pPr>
      <w:r w:rsidRPr="5D8D8D3F" w:rsidR="2CDF2670">
        <w:t xml:space="preserve">‘They learn and perfect themselves in the language of the mutes, which is made up of several signs, in which by custom they can discourse and fully express themselves’. Paul Rycaut, </w:t>
      </w:r>
      <w:r w:rsidRPr="591C6650" w:rsidR="5AA3A65F">
        <w:rPr>
          <w:i w:val="1"/>
          <w:iCs w:val="1"/>
        </w:rPr>
        <w:t>The Present State of the Ottoman Empire</w:t>
      </w:r>
      <w:r w:rsidRPr="7D248DFD" w:rsidR="75AAC6A4">
        <w:t xml:space="preserve"> (Londra: John Starkey and Henry Brome, 1668), pp. 34–35.</w:t>
      </w:r>
    </w:p>
    <w:p xmlns:w14="http://schemas.microsoft.com/office/word/2010/wordml" xmlns:w="http://schemas.openxmlformats.org/wordprocessingml/2006/main" w:rsidR="7EDE3248" w:rsidRDefault="5A3EFE53" w14:paraId="00EA2DE3" w14:textId="69597D9B">
      <w:pPr>
        <w:pStyle w:val="CommentText"/>
      </w:pPr>
    </w:p>
    <w:p xmlns:w14="http://schemas.microsoft.com/office/word/2010/wordml" xmlns:w="http://schemas.openxmlformats.org/wordprocessingml/2006/main" w:rsidR="3796A184" w:rsidRDefault="03BD63C8" w14:paraId="7624D898" w14:textId="15CF1D44">
      <w:pPr>
        <w:pStyle w:val="CommentText"/>
      </w:pPr>
      <w:r w:rsidRPr="2C122677" w:rsidR="16502CA7">
        <w:t>Here is an excerpt from my book:</w:t>
      </w:r>
    </w:p>
    <w:p xmlns:w14="http://schemas.microsoft.com/office/word/2010/wordml" xmlns:w="http://schemas.openxmlformats.org/wordprocessingml/2006/main" w:rsidR="296E6D51" w:rsidRDefault="1B58CBB5" w14:paraId="1AB443A5" w14:textId="6C0DE1BC">
      <w:pPr>
        <w:pStyle w:val="CommentText"/>
      </w:pPr>
      <w:r w:rsidRPr="489210D6" w:rsidR="09D9D3A9">
        <w:t xml:space="preserve">		Forasmuch oralist education remained a prerogative exclusive to the wealthy classes, signs lexicons remained the preferred modality of communication used by the vast majority of the deaf population, highlighting a trend that since classical antiquity demonstrates how visual modes of communication were more socially accepted than previously anticipated. In this connection, outside the European borders, sign languages had been in use for centuries at the</w:t>
      </w:r>
      <w:r w:rsidRPr="489210D6" w:rsidR="09D9D3A9">
        <w:t xml:space="preserve"> very seat of the Ottoman power: the Topkapi Palace in Istanbul. There, from the fifteenth to the nineteenth century, the deaf attendants [</w:t>
      </w:r>
      <w:r w:rsidRPr="297462D1" w:rsidR="6478D589">
        <w:rPr>
          <w:i w:val="1"/>
          <w:iCs w:val="1"/>
        </w:rPr>
        <w:t>bizebani</w:t>
      </w:r>
      <w:r w:rsidRPr="752BCF70" w:rsidR="697A12F0">
        <w:t xml:space="preserve">] employed at court developed a signing system that was used regularly by hearing people, including the Sultan, and was capable of expressing ideas of whatever complexity. Such communication practices are described in the writings of several European writers, including the Venetian ambassador Ottaviano Bon, who in 1606 noted: “in the </w:t>
      </w:r>
      <w:r w:rsidRPr="3AA1234E" w:rsidR="3BA1FBD1">
        <w:rPr>
          <w:i w:val="1"/>
          <w:iCs w:val="1"/>
        </w:rPr>
        <w:t>Seraglio</w:t>
      </w:r>
      <w:r w:rsidRPr="7F59B0FC" w:rsidR="28FA67D8">
        <w:t xml:space="preserve"> both the </w:t>
      </w:r>
      <w:r w:rsidRPr="071C49A2" w:rsidR="60E1C99E">
        <w:rPr>
          <w:i w:val="1"/>
          <w:iCs w:val="1"/>
        </w:rPr>
        <w:t>Grand Signor</w:t>
      </w:r>
      <w:r w:rsidRPr="052459C6" w:rsidR="25C5BD80">
        <w:t xml:space="preserve"> and others that are around him, can reason, and discourse with the </w:t>
      </w:r>
      <w:r w:rsidRPr="73ED99A6" w:rsidR="56BB0501">
        <w:rPr>
          <w:i w:val="1"/>
          <w:iCs w:val="1"/>
        </w:rPr>
        <w:t>Mutes</w:t>
      </w:r>
      <w:r w:rsidRPr="19BE0F7A" w:rsidR="60B0785F">
        <w:t xml:space="preserve"> of any thing: as well and as distinctly, alla</w:t>
      </w:r>
      <w:r w:rsidRPr="77DDDE1D" w:rsidR="3C796C56">
        <w:rPr>
          <w:i w:val="1"/>
          <w:iCs w:val="1"/>
        </w:rPr>
        <w:t xml:space="preserve"> Mutesca</w:t>
      </w:r>
      <w:r w:rsidRPr="1324EBB1" w:rsidR="5BDA63E9">
        <w:t>, by nods and signs, as they can with words; a thing well befitting the gravity of the better sort of the Turks, who cannot endure much babbling”.</w:t>
      </w:r>
    </w:p>
    <w:p xmlns:w14="http://schemas.microsoft.com/office/word/2010/wordml" xmlns:w="http://schemas.openxmlformats.org/wordprocessingml/2006/main" w:rsidR="788DF3C0" w:rsidRDefault="4ACFE3EC" w14:paraId="52182994" w14:textId="6748D4AA">
      <w:pPr>
        <w:pStyle w:val="CommentText"/>
      </w:pPr>
    </w:p>
    <w:p xmlns:w14="http://schemas.microsoft.com/office/word/2010/wordml" xmlns:w="http://schemas.openxmlformats.org/wordprocessingml/2006/main" w:rsidR="7431B6AD" w:rsidRDefault="2EA43DFB" w14:paraId="332B3586" w14:textId="6080A274">
      <w:pPr>
        <w:pStyle w:val="CommentText"/>
      </w:pPr>
    </w:p>
  </w:comment>
  <w:comment xmlns:w="http://schemas.openxmlformats.org/wordprocessingml/2006/main" w:initials="AC" w:author="Angelo LO CONTE" w:date="2025-06-17T13:32:53" w:id="2103903881">
    <w:p xmlns:w14="http://schemas.microsoft.com/office/word/2010/wordml" xmlns:w="http://schemas.openxmlformats.org/wordprocessingml/2006/main" w:rsidR="55CAFA9D" w:rsidRDefault="62C93804" w14:paraId="62D0FECA" w14:textId="078E2F62">
      <w:pPr>
        <w:pStyle w:val="CommentText"/>
      </w:pPr>
      <w:r>
        <w:rPr>
          <w:rStyle w:val="CommentReference"/>
        </w:rPr>
        <w:annotationRef/>
      </w:r>
      <w:r w:rsidRPr="192B6D02" w:rsidR="79BACB04">
        <w:t>Reference needed.</w:t>
      </w:r>
    </w:p>
  </w:comment>
  <w:comment xmlns:w="http://schemas.openxmlformats.org/wordprocessingml/2006/main" w:initials="AC" w:author="Angelo LO CONTE" w:date="06/17/2025 13:34:09" w:id="1562453670">
    <w:p xmlns:w14="http://schemas.microsoft.com/office/word/2010/wordml" w:rsidR="61D55167" w:rsidRDefault="6DA455EE" w14:paraId="723152A6" w14:textId="19B0532C">
      <w:pPr>
        <w:pStyle w:val="CommentText"/>
      </w:pPr>
      <w:r>
        <w:rPr>
          <w:rStyle w:val="CommentReference"/>
        </w:rPr>
        <w:annotationRef/>
      </w:r>
      <w:r w:rsidRPr="2484E4DC" w:rsidR="3FDCC8BD">
        <w:t>We would need some biographical info on all three individuals, not only Arrigo Gonzalez. I guess the relevant information is in the Zapperi article. Can you please send it to me if it is in Italian?</w:t>
      </w:r>
    </w:p>
  </w:comment>
  <w:comment xmlns:w="http://schemas.openxmlformats.org/wordprocessingml/2006/main" w:initials="AC" w:author="Angelo LO CONTE" w:date="06/17/2025 13:37:35" w:id="603232723">
    <w:p xmlns:w14="http://schemas.microsoft.com/office/word/2010/wordml" w:rsidR="37A2E4CF" w:rsidRDefault="5FCD3B09" w14:paraId="0F0288F1" w14:textId="0122D9D3">
      <w:pPr>
        <w:pStyle w:val="CommentText"/>
      </w:pPr>
      <w:r>
        <w:rPr>
          <w:rStyle w:val="CommentReference"/>
        </w:rPr>
        <w:annotationRef/>
      </w:r>
      <w:r w:rsidRPr="239D5751" w:rsidR="54A530DD">
        <w:t xml:space="preserve">We should emphasise that the importance of this image lies in the fact that it provides a clear indication that gestural and signed communication was much common and more socially accepted than previous scholarship suggests. </w:t>
      </w:r>
    </w:p>
    <w:p xmlns:w14="http://schemas.microsoft.com/office/word/2010/wordml" w:rsidR="22515DF5" w:rsidRDefault="6BD5CBD5" w14:paraId="0821B718" w14:textId="2EBE15CF">
      <w:pPr>
        <w:pStyle w:val="CommentText"/>
      </w:pPr>
      <w:r w:rsidRPr="32A24708" w:rsidR="33C23901">
        <w:t>In this connection, check my email with info on this particular entry.</w:t>
      </w:r>
    </w:p>
  </w:comment>
  <w:comment xmlns:w="http://schemas.openxmlformats.org/wordprocessingml/2006/main" w:initials="AC" w:author="Angelo LO CONTE" w:date="2025-06-18T16:11:16" w:id="107235930">
    <w:p xmlns:w14="http://schemas.microsoft.com/office/word/2010/wordml" xmlns:w="http://schemas.openxmlformats.org/wordprocessingml/2006/main" w:rsidR="11B84972" w:rsidRDefault="1B1611D2" w14:paraId="0A3A32AF" w14:textId="0A9BC701">
      <w:pPr>
        <w:pStyle w:val="CommentText"/>
      </w:pPr>
      <w:r>
        <w:rPr>
          <w:rStyle w:val="CommentReference"/>
        </w:rPr>
        <w:annotationRef/>
      </w:r>
      <w:r w:rsidRPr="40410B22" w:rsidR="3243F2F1">
        <w:t>In the painting there is an association/juxtaposition between the three figures and the animals portrayed. How can we read this? Is there any conclusion/inference that can be drawn?</w:t>
      </w:r>
    </w:p>
  </w:comment>
  <w:comment xmlns:w="http://schemas.openxmlformats.org/wordprocessingml/2006/main" w:initials="AC" w:author="Angelo LO CONTE" w:date="2025-06-18T16:18:16" w:id="536287263">
    <w:p xmlns:w14="http://schemas.microsoft.com/office/word/2010/wordml" xmlns:w="http://schemas.openxmlformats.org/wordprocessingml/2006/main" w:rsidR="7DAAAEEB" w:rsidRDefault="2C98AAB6" w14:paraId="44F09F02" w14:textId="698F5E71">
      <w:pPr>
        <w:pStyle w:val="CommentText"/>
      </w:pPr>
      <w:r>
        <w:rPr>
          <w:rStyle w:val="CommentReference"/>
        </w:rPr>
        <w:annotationRef/>
      </w:r>
      <w:r w:rsidRPr="5332C098" w:rsidR="24B88267">
        <w:t>Is this a studio drawing? It it done with a model? How do we connect this drawing with the ideals informing the Carracci Academy? The drawing represents nature, rejects idealised representations of the body.</w:t>
      </w:r>
    </w:p>
  </w:comment>
  <w:comment xmlns:w="http://schemas.openxmlformats.org/wordprocessingml/2006/main" w:initials="AC" w:author="Angelo LO CONTE" w:date="2025-06-18T16:20:05" w:id="992084860">
    <w:p xmlns:w14="http://schemas.microsoft.com/office/word/2010/wordml" xmlns:w="http://schemas.openxmlformats.org/wordprocessingml/2006/main" w:rsidR="4290F1F5" w:rsidRDefault="598E5FB1" w14:paraId="7244B486" w14:textId="35D2485E">
      <w:pPr>
        <w:pStyle w:val="CommentText"/>
      </w:pPr>
      <w:r>
        <w:rPr>
          <w:rStyle w:val="CommentReference"/>
        </w:rPr>
        <w:annotationRef/>
      </w:r>
      <w:r w:rsidRPr="609A2E31" w:rsidR="61A92FE7">
        <w:t>As discussed, we need to mention Rembrandt's etchings and his relation with the etching technique. He was probably the best etcher ever, especially for his ability to treat light as well as to play with positive and negative space.</w:t>
      </w:r>
    </w:p>
  </w:comment>
  <w:comment xmlns:w="http://schemas.openxmlformats.org/wordprocessingml/2006/main" w:initials="AC" w:author="Angelo LO CONTE" w:date="2025-06-18T16:20:51" w:id="1551128969">
    <w:p xmlns:w14="http://schemas.microsoft.com/office/word/2010/wordml" xmlns:w="http://schemas.openxmlformats.org/wordprocessingml/2006/main" w:rsidR="39236D26" w:rsidRDefault="78F3075A" w14:paraId="054B3D35" w14:textId="31BC01E1">
      <w:pPr>
        <w:pStyle w:val="CommentText"/>
      </w:pPr>
      <w:r>
        <w:rPr>
          <w:rStyle w:val="CommentReference"/>
        </w:rPr>
        <w:annotationRef/>
      </w:r>
      <w:r w:rsidRPr="069A9282" w:rsidR="532DECA2">
        <w:t xml:space="preserve">I would add a sentence on the vulnerability generally associated with visual representations of blindness. </w:t>
      </w:r>
    </w:p>
  </w:comment>
  <w:comment xmlns:w="http://schemas.openxmlformats.org/wordprocessingml/2006/main" w:initials="AC" w:author="Angelo LO CONTE" w:date="2025-06-18T16:22:14" w:id="779739627">
    <w:p xmlns:w14="http://schemas.microsoft.com/office/word/2010/wordml" xmlns:w="http://schemas.openxmlformats.org/wordprocessingml/2006/main" w:rsidR="21C5E68D" w:rsidRDefault="75999C8D" w14:paraId="4938E6D9" w14:textId="5AFF3F1D">
      <w:pPr>
        <w:pStyle w:val="CommentText"/>
      </w:pPr>
      <w:r>
        <w:rPr>
          <w:rStyle w:val="CommentReference"/>
        </w:rPr>
        <w:annotationRef/>
      </w:r>
      <w:r w:rsidRPr="216056C7" w:rsidR="121A64F5">
        <w:t>Who made the drawings?</w:t>
      </w:r>
    </w:p>
  </w:comment>
  <w:comment xmlns:w="http://schemas.openxmlformats.org/wordprocessingml/2006/main" w:initials="AC" w:author="Angelo LO CONTE" w:date="2025-06-18T16:24:03" w:id="1713199582">
    <w:p xmlns:w14="http://schemas.microsoft.com/office/word/2010/wordml" xmlns:w="http://schemas.openxmlformats.org/wordprocessingml/2006/main" w:rsidR="175715A6" w:rsidRDefault="2B574377" w14:paraId="7A07C514" w14:textId="7BA6F48F">
      <w:pPr>
        <w:pStyle w:val="CommentText"/>
      </w:pPr>
      <w:r>
        <w:rPr>
          <w:rStyle w:val="CommentReference"/>
        </w:rPr>
        <w:annotationRef/>
      </w:r>
      <w:r w:rsidRPr="7E847425" w:rsidR="6EAAE5D4">
        <w:t>As for the book peddler before, I would add a sentence or two on the working ability of a person with disability.</w:t>
      </w:r>
    </w:p>
  </w:comment>
  <w:comment xmlns:w="http://schemas.openxmlformats.org/wordprocessingml/2006/main" w:initials="SW" w:author="Shun Yu Ella WONG" w:date="2025-07-03T13:54:42" w:id="420760186">
    <w:p xmlns:w14="http://schemas.microsoft.com/office/word/2010/wordml" xmlns:w="http://schemas.openxmlformats.org/wordprocessingml/2006/main" w:rsidR="5227E0CB" w:rsidRDefault="6E145320" w14:paraId="3C340DC4" w14:textId="724E5BBC">
      <w:pPr>
        <w:pStyle w:val="CommentText"/>
      </w:pPr>
      <w:r>
        <w:rPr>
          <w:rStyle w:val="CommentReference"/>
        </w:rPr>
        <w:annotationRef/>
      </w:r>
      <w:r w:rsidRPr="3FF138E9" w:rsidR="2141EE0B">
        <w:t xml:space="preserve">Unfortunately couldn't find specific examples, at least I couldn't find any in English papers that I could understand. </w:t>
      </w:r>
    </w:p>
  </w:comment>
  <w:comment xmlns:w="http://schemas.openxmlformats.org/wordprocessingml/2006/main" w:initials="SW" w:author="Shun Yu Ella WONG" w:date="2025-07-03T13:55:23" w:id="2025954502">
    <w:p xmlns:w14="http://schemas.microsoft.com/office/word/2010/wordml" xmlns:w="http://schemas.openxmlformats.org/wordprocessingml/2006/main" w:rsidR="54CB0510" w:rsidRDefault="57100928" w14:paraId="3B6EF434" w14:textId="7EE4B5B2">
      <w:pPr>
        <w:pStyle w:val="CommentText"/>
      </w:pPr>
      <w:r>
        <w:rPr>
          <w:rStyle w:val="CommentReference"/>
        </w:rPr>
        <w:annotationRef/>
      </w:r>
      <w:r w:rsidRPr="010BC9D9" w:rsidR="2C104BBD">
        <w:t>Not sure if this was actually widely practiced/believed, so I elected to just say it was a common trope</w:t>
      </w:r>
    </w:p>
  </w:comment>
  <w:comment xmlns:w="http://schemas.openxmlformats.org/wordprocessingml/2006/main" w:initials="AC" w:author="Angelo LO CONTE" w:date="2025-06-17T13:07:45" w:id="71524223">
    <w:p xmlns:w14="http://schemas.microsoft.com/office/word/2010/wordml" xmlns:w="http://schemas.openxmlformats.org/wordprocessingml/2006/main" w:rsidR="60513624" w:rsidRDefault="2E11E5CD" w14:paraId="523DCCEB" w14:textId="0B0A92C0">
      <w:pPr>
        <w:pStyle w:val="CommentText"/>
      </w:pPr>
      <w:r>
        <w:rPr>
          <w:rStyle w:val="CommentReference"/>
        </w:rPr>
        <w:annotationRef/>
      </w:r>
      <w:r w:rsidRPr="30732BD7" w:rsidR="547D1B2A">
        <w:t>There is an allegorical layer that should me mentioned here. Brueghel's works are always looking at society, often in ironic ways. The metaphorical value of the work, and the implications of the metaphor presenting the blind leading the blind, should be mentioned here.</w:t>
      </w:r>
    </w:p>
  </w:comment>
  <w:comment xmlns:w="http://schemas.openxmlformats.org/wordprocessingml/2006/main" w:initials="SW" w:author="Shun Yu Ella WONG" w:date="2025-07-03T15:13:30" w:id="731237651">
    <w:p xmlns:w14="http://schemas.microsoft.com/office/word/2010/wordml" xmlns:w="http://schemas.openxmlformats.org/wordprocessingml/2006/main" w:rsidR="1A8F20A3" w:rsidRDefault="20B569B1" w14:paraId="13063F35" w14:textId="0E71512B">
      <w:pPr>
        <w:pStyle w:val="CommentText"/>
      </w:pPr>
      <w:r>
        <w:rPr>
          <w:rStyle w:val="CommentReference"/>
        </w:rPr>
        <w:annotationRef/>
      </w:r>
      <w:r w:rsidRPr="6B24731D" w:rsidR="4E46BC80">
        <w:t xml:space="preserve">Zapperi, Roberto. “Arrigo Le Velu, Pietro Le Fou, Amon Le Nain et Autres Bêtes: Autour d’un Tableau d’agostino Carrache.” </w:t>
      </w:r>
      <w:r w:rsidRPr="51D76537" w:rsidR="410D98A9">
        <w:rPr>
          <w:i w:val="1"/>
          <w:iCs w:val="1"/>
        </w:rPr>
        <w:t>Annales. Histoire, Sciences Sociales</w:t>
      </w:r>
      <w:r w:rsidRPr="1376EC1C" w:rsidR="2D262BFE">
        <w:t xml:space="preserve"> 40, no. 2 (1985): 307–27. http://www.jstor.org/stable/27582148.</w:t>
      </w:r>
    </w:p>
  </w:comment>
  <w:comment xmlns:w="http://schemas.openxmlformats.org/wordprocessingml/2006/main" w:initials="SW" w:author="Shun Yu Ella WONG" w:date="2025-07-03T15:28:04" w:id="1964536135">
    <w:p xmlns:w14="http://schemas.microsoft.com/office/word/2010/wordml" xmlns:w="http://schemas.openxmlformats.org/wordprocessingml/2006/main" w:rsidR="2B9E6ED8" w:rsidRDefault="42D32E1B" w14:paraId="1B1406CA" w14:textId="7693C12D">
      <w:pPr>
        <w:pStyle w:val="CommentText"/>
      </w:pPr>
      <w:r>
        <w:rPr>
          <w:rStyle w:val="CommentReference"/>
        </w:rPr>
        <w:annotationRef/>
      </w:r>
      <w:r w:rsidRPr="07DD85F2" w:rsidR="494B7000">
        <w:t xml:space="preserve">The original article is in French; </w:t>
      </w:r>
    </w:p>
    <w:p xmlns:w14="http://schemas.microsoft.com/office/word/2010/wordml" xmlns:w="http://schemas.openxmlformats.org/wordprocessingml/2006/main" w:rsidR="34B4B8F5" w:rsidRDefault="45C33C51" w14:paraId="015037DB" w14:textId="53F80EDB">
      <w:pPr>
        <w:pStyle w:val="CommentText"/>
      </w:pPr>
    </w:p>
    <w:p xmlns:w14="http://schemas.microsoft.com/office/word/2010/wordml" xmlns:w="http://schemas.openxmlformats.org/wordprocessingml/2006/main" w:rsidR="57CAA559" w:rsidRDefault="4F4E982F" w14:paraId="1101F27D" w14:textId="3B2A2678">
      <w:pPr>
        <w:pStyle w:val="CommentText"/>
      </w:pPr>
      <w:hyperlink xmlns:r="http://schemas.openxmlformats.org/officeDocument/2006/relationships" r:id="Rd73f37da0bd842cb">
        <w:r w:rsidRPr="4FEB0889" w:rsidR="25B9117C">
          <w:rPr>
            <w:rStyle w:val="Hyperlink"/>
          </w:rPr>
          <w:t>http://www.jstor.org/stable/27582148.</w:t>
        </w:r>
      </w:hyperlink>
    </w:p>
    <w:p xmlns:w14="http://schemas.microsoft.com/office/word/2010/wordml" xmlns:w="http://schemas.openxmlformats.org/wordprocessingml/2006/main" w:rsidR="2D65EF8E" w:rsidRDefault="6895CA11" w14:paraId="632D17D1" w14:textId="3C7FB7B8">
      <w:pPr>
        <w:pStyle w:val="CommentText"/>
      </w:pPr>
    </w:p>
    <w:p xmlns:w14="http://schemas.microsoft.com/office/word/2010/wordml" xmlns:w="http://schemas.openxmlformats.org/wordprocessingml/2006/main" w:rsidR="3DB25671" w:rsidRDefault="763F68DC" w14:paraId="62D5926A" w14:textId="23F542A4">
      <w:pPr>
        <w:pStyle w:val="CommentText"/>
      </w:pPr>
      <w:r w:rsidRPr="489CC820" w:rsidR="0B4B2355">
        <w:t>However Google translation is a bit dodgy and I am unsure about the accuracy of my writing.</w:t>
      </w:r>
    </w:p>
  </w:comment>
</w:comments>
</file>

<file path=word/commentsExtended.xml><?xml version="1.0" encoding="utf-8"?>
<w15:commentsEx xmlns:mc="http://schemas.openxmlformats.org/markup-compatibility/2006" xmlns:w15="http://schemas.microsoft.com/office/word/2012/wordml" mc:Ignorable="w15">
  <w15:commentEx w15:done="1" w15:paraId="65E98632"/>
  <w15:commentEx w15:done="0" w15:paraId="132D2583"/>
  <w15:commentEx w15:done="1" w15:paraId="32BEB89B"/>
  <w15:commentEx w15:done="0" w15:paraId="332B3586"/>
  <w15:commentEx w15:done="1" w15:paraId="62D0FECA"/>
  <w15:commentEx w15:done="0" w15:paraId="723152A6"/>
  <w15:commentEx w15:done="1" w15:paraId="0821B718"/>
  <w15:commentEx w15:done="0" w15:paraId="0A3A32AF"/>
  <w15:commentEx w15:done="1" w15:paraId="44F09F02"/>
  <w15:commentEx w15:done="1" w15:paraId="7244B486"/>
  <w15:commentEx w15:done="1" w15:paraId="054B3D35"/>
  <w15:commentEx w15:done="1" w15:paraId="4938E6D9"/>
  <w15:commentEx w15:done="1" w15:paraId="7A07C514"/>
  <w15:commentEx w15:done="0" w15:paraId="3C340DC4"/>
  <w15:commentEx w15:done="0" w15:paraId="3B6EF434"/>
  <w15:commentEx w15:done="1" w15:paraId="523DCCEB"/>
  <w15:commentEx w15:done="0" w15:paraId="13063F35"/>
  <w15:commentEx w15:done="0" w15:paraId="62D5926A" w15:paraIdParent="723152A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A743840" w16cex:dateUtc="2025-07-03T05:55:23.04Z"/>
  <w16cex:commentExtensible w16cex:durableId="7475CCBB" w16cex:dateUtc="2025-07-03T07:28:04.022Z"/>
  <w16cex:commentExtensible w16cex:durableId="5CC3AAEF" w16cex:dateUtc="2025-06-17T11:07:45.631Z"/>
  <w16cex:commentExtensible w16cex:durableId="3A3F0CDD" w16cex:dateUtc="2025-07-03T07:13:30.054Z"/>
  <w16cex:commentExtensible w16cex:durableId="6F69BE47" w16cex:dateUtc="2025-06-17T11:12:07.35Z"/>
  <w16cex:commentExtensible w16cex:durableId="7F2A486B" w16cex:dateUtc="2025-06-17T11:12:34.752Z"/>
  <w16cex:commentExtensible w16cex:durableId="3B7C849C" w16cex:dateUtc="2025-06-17T11:21:27.91Z"/>
  <w16cex:commentExtensible w16cex:durableId="11AF41E4" w16cex:dateUtc="2025-07-03T05:54:42.83Z"/>
  <w16cex:commentExtensible w16cex:durableId="152A5DE7" w16cex:dateUtc="2025-06-17T11:07:45.631Z"/>
  <w16cex:commentExtensible w16cex:durableId="7AEF39CE" w16cex:dateUtc="2025-06-17T11:32:53.049Z"/>
  <w16cex:commentExtensible w16cex:durableId="7C7DD169" w16cex:dateUtc="2025-06-17T11:34:09.019Z"/>
  <w16cex:commentExtensible w16cex:durableId="205E968B" w16cex:dateUtc="2025-06-17T11:37:35.036Z"/>
  <w16cex:commentExtensible w16cex:durableId="5B4647CB" w16cex:dateUtc="2025-06-18T14:11:16.93Z"/>
  <w16cex:commentExtensible w16cex:durableId="5BFF096A" w16cex:dateUtc="2025-06-18T14:18:16.137Z"/>
  <w16cex:commentExtensible w16cex:durableId="0A16541B" w16cex:dateUtc="2025-06-18T14:20:05.306Z"/>
  <w16cex:commentExtensible w16cex:durableId="43435B83" w16cex:dateUtc="2025-06-18T14:20:51.398Z"/>
  <w16cex:commentExtensible w16cex:durableId="0B3F88B0" w16cex:dateUtc="2025-06-18T14:22:14.446Z"/>
  <w16cex:commentExtensible w16cex:durableId="166EA8CB" w16cex:dateUtc="2025-06-18T14:24:03.955Z"/>
</w16cex:commentsExtensible>
</file>

<file path=word/commentsIds.xml><?xml version="1.0" encoding="utf-8"?>
<w16cid:commentsIds xmlns:mc="http://schemas.openxmlformats.org/markup-compatibility/2006" xmlns:w16cid="http://schemas.microsoft.com/office/word/2016/wordml/cid" mc:Ignorable="w16cid">
  <w16cid:commentId w16cid:paraId="65E98632" w16cid:durableId="5CC3AAEF"/>
  <w16cid:commentId w16cid:paraId="132D2583" w16cid:durableId="6F69BE47"/>
  <w16cid:commentId w16cid:paraId="32BEB89B" w16cid:durableId="7F2A486B"/>
  <w16cid:commentId w16cid:paraId="332B3586" w16cid:durableId="3B7C849C"/>
  <w16cid:commentId w16cid:paraId="62D0FECA" w16cid:durableId="7AEF39CE"/>
  <w16cid:commentId w16cid:paraId="723152A6" w16cid:durableId="7C7DD169"/>
  <w16cid:commentId w16cid:paraId="0821B718" w16cid:durableId="205E968B"/>
  <w16cid:commentId w16cid:paraId="0A3A32AF" w16cid:durableId="5B4647CB"/>
  <w16cid:commentId w16cid:paraId="44F09F02" w16cid:durableId="5BFF096A"/>
  <w16cid:commentId w16cid:paraId="7244B486" w16cid:durableId="0A16541B"/>
  <w16cid:commentId w16cid:paraId="054B3D35" w16cid:durableId="43435B83"/>
  <w16cid:commentId w16cid:paraId="4938E6D9" w16cid:durableId="0B3F88B0"/>
  <w16cid:commentId w16cid:paraId="7A07C514" w16cid:durableId="166EA8CB"/>
  <w16cid:commentId w16cid:paraId="3C340DC4" w16cid:durableId="11AF41E4"/>
  <w16cid:commentId w16cid:paraId="3B6EF434" w16cid:durableId="5A743840"/>
  <w16cid:commentId w16cid:paraId="523DCCEB" w16cid:durableId="152A5DE7"/>
  <w16cid:commentId w16cid:paraId="13063F35" w16cid:durableId="3A3F0CDD"/>
  <w16cid:commentId w16cid:paraId="62D5926A" w16cid:durableId="7475CCB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tp7/wjdJDSGU79" int2:id="2YXhL9fr">
      <int2:state int2:type="AugLoop_Text_Critique" int2:value="Rejected"/>
    </int2:textHash>
    <int2:bookmark int2:bookmarkName="_Int_VZxoj5J9" int2:invalidationBookmarkName="" int2:hashCode="IOVbtWJf9sce6f" int2:id="b0Q2OSFs">
      <int2:state int2:type="gram" int2:value="Rejected"/>
    </int2:bookmark>
    <int2:bookmark int2:bookmarkName="_Int_dO0tyJDp" int2:invalidationBookmarkName="" int2:hashCode="O30PzcGzgilo0B" int2:id="52Bx3edo">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5890"/>
    <w:multiLevelType w:val="hybridMultilevel"/>
    <w:tmpl w:val="FFFFFFFF"/>
    <w:lvl w:ilvl="0" w:tplc="EE409FB4">
      <w:start w:val="1"/>
      <w:numFmt w:val="decimal"/>
      <w:lvlText w:val="%1."/>
      <w:lvlJc w:val="left"/>
      <w:pPr>
        <w:ind w:left="720" w:hanging="360"/>
      </w:pPr>
    </w:lvl>
    <w:lvl w:ilvl="1" w:tplc="5CAA40FE">
      <w:start w:val="1"/>
      <w:numFmt w:val="lowerLetter"/>
      <w:lvlText w:val="%2."/>
      <w:lvlJc w:val="left"/>
      <w:pPr>
        <w:ind w:left="1440" w:hanging="360"/>
      </w:pPr>
    </w:lvl>
    <w:lvl w:ilvl="2" w:tplc="E65A9AC8">
      <w:start w:val="1"/>
      <w:numFmt w:val="lowerRoman"/>
      <w:lvlText w:val="%3."/>
      <w:lvlJc w:val="right"/>
      <w:pPr>
        <w:ind w:left="2160" w:hanging="180"/>
      </w:pPr>
    </w:lvl>
    <w:lvl w:ilvl="3" w:tplc="7F9600E6">
      <w:start w:val="1"/>
      <w:numFmt w:val="decimal"/>
      <w:lvlText w:val="%4."/>
      <w:lvlJc w:val="left"/>
      <w:pPr>
        <w:ind w:left="2880" w:hanging="360"/>
      </w:pPr>
    </w:lvl>
    <w:lvl w:ilvl="4" w:tplc="E450641A">
      <w:start w:val="1"/>
      <w:numFmt w:val="lowerLetter"/>
      <w:lvlText w:val="%5."/>
      <w:lvlJc w:val="left"/>
      <w:pPr>
        <w:ind w:left="3600" w:hanging="360"/>
      </w:pPr>
    </w:lvl>
    <w:lvl w:ilvl="5" w:tplc="92C05674">
      <w:start w:val="1"/>
      <w:numFmt w:val="lowerRoman"/>
      <w:lvlText w:val="%6."/>
      <w:lvlJc w:val="right"/>
      <w:pPr>
        <w:ind w:left="4320" w:hanging="180"/>
      </w:pPr>
    </w:lvl>
    <w:lvl w:ilvl="6" w:tplc="2040B87A">
      <w:start w:val="1"/>
      <w:numFmt w:val="decimal"/>
      <w:lvlText w:val="%7."/>
      <w:lvlJc w:val="left"/>
      <w:pPr>
        <w:ind w:left="5040" w:hanging="360"/>
      </w:pPr>
    </w:lvl>
    <w:lvl w:ilvl="7" w:tplc="9544CD16">
      <w:start w:val="1"/>
      <w:numFmt w:val="lowerLetter"/>
      <w:lvlText w:val="%8."/>
      <w:lvlJc w:val="left"/>
      <w:pPr>
        <w:ind w:left="5760" w:hanging="360"/>
      </w:pPr>
    </w:lvl>
    <w:lvl w:ilvl="8" w:tplc="5328B258">
      <w:start w:val="1"/>
      <w:numFmt w:val="lowerRoman"/>
      <w:lvlText w:val="%9."/>
      <w:lvlJc w:val="right"/>
      <w:pPr>
        <w:ind w:left="6480" w:hanging="180"/>
      </w:pPr>
    </w:lvl>
  </w:abstractNum>
  <w:abstractNum w:abstractNumId="1" w15:restartNumberingAfterBreak="0">
    <w:nsid w:val="057B0B0C"/>
    <w:multiLevelType w:val="hybridMultilevel"/>
    <w:tmpl w:val="FFFFFFFF"/>
    <w:lvl w:ilvl="0" w:tplc="B53E9BF2">
      <w:start w:val="6"/>
      <w:numFmt w:val="decimal"/>
      <w:lvlText w:val="%1."/>
      <w:lvlJc w:val="left"/>
      <w:pPr>
        <w:ind w:left="720" w:hanging="360"/>
      </w:pPr>
    </w:lvl>
    <w:lvl w:ilvl="1" w:tplc="2ADC876A">
      <w:start w:val="1"/>
      <w:numFmt w:val="lowerLetter"/>
      <w:lvlText w:val="%2."/>
      <w:lvlJc w:val="left"/>
      <w:pPr>
        <w:ind w:left="1440" w:hanging="360"/>
      </w:pPr>
    </w:lvl>
    <w:lvl w:ilvl="2" w:tplc="6E1E05A8">
      <w:start w:val="1"/>
      <w:numFmt w:val="lowerRoman"/>
      <w:lvlText w:val="%3."/>
      <w:lvlJc w:val="right"/>
      <w:pPr>
        <w:ind w:left="2160" w:hanging="180"/>
      </w:pPr>
    </w:lvl>
    <w:lvl w:ilvl="3" w:tplc="6E24B640">
      <w:start w:val="1"/>
      <w:numFmt w:val="decimal"/>
      <w:lvlText w:val="%4."/>
      <w:lvlJc w:val="left"/>
      <w:pPr>
        <w:ind w:left="2880" w:hanging="360"/>
      </w:pPr>
    </w:lvl>
    <w:lvl w:ilvl="4" w:tplc="391E8EDC">
      <w:start w:val="1"/>
      <w:numFmt w:val="lowerLetter"/>
      <w:lvlText w:val="%5."/>
      <w:lvlJc w:val="left"/>
      <w:pPr>
        <w:ind w:left="3600" w:hanging="360"/>
      </w:pPr>
    </w:lvl>
    <w:lvl w:ilvl="5" w:tplc="2BB04AE6">
      <w:start w:val="1"/>
      <w:numFmt w:val="lowerRoman"/>
      <w:lvlText w:val="%6."/>
      <w:lvlJc w:val="right"/>
      <w:pPr>
        <w:ind w:left="4320" w:hanging="180"/>
      </w:pPr>
    </w:lvl>
    <w:lvl w:ilvl="6" w:tplc="CA48ABD6">
      <w:start w:val="1"/>
      <w:numFmt w:val="decimal"/>
      <w:lvlText w:val="%7."/>
      <w:lvlJc w:val="left"/>
      <w:pPr>
        <w:ind w:left="5040" w:hanging="360"/>
      </w:pPr>
    </w:lvl>
    <w:lvl w:ilvl="7" w:tplc="9D9A894A">
      <w:start w:val="1"/>
      <w:numFmt w:val="lowerLetter"/>
      <w:lvlText w:val="%8."/>
      <w:lvlJc w:val="left"/>
      <w:pPr>
        <w:ind w:left="5760" w:hanging="360"/>
      </w:pPr>
    </w:lvl>
    <w:lvl w:ilvl="8" w:tplc="73227C66">
      <w:start w:val="1"/>
      <w:numFmt w:val="lowerRoman"/>
      <w:lvlText w:val="%9."/>
      <w:lvlJc w:val="right"/>
      <w:pPr>
        <w:ind w:left="6480" w:hanging="180"/>
      </w:pPr>
    </w:lvl>
  </w:abstractNum>
  <w:abstractNum w:abstractNumId="2" w15:restartNumberingAfterBreak="0">
    <w:nsid w:val="104DA9A9"/>
    <w:multiLevelType w:val="hybridMultilevel"/>
    <w:tmpl w:val="FFFFFFFF"/>
    <w:lvl w:ilvl="0" w:tplc="08948D60">
      <w:start w:val="5"/>
      <w:numFmt w:val="decimal"/>
      <w:lvlText w:val="%1."/>
      <w:lvlJc w:val="left"/>
      <w:pPr>
        <w:ind w:left="720" w:hanging="360"/>
      </w:pPr>
    </w:lvl>
    <w:lvl w:ilvl="1" w:tplc="2E608D62">
      <w:start w:val="1"/>
      <w:numFmt w:val="lowerLetter"/>
      <w:lvlText w:val="%2."/>
      <w:lvlJc w:val="left"/>
      <w:pPr>
        <w:ind w:left="1440" w:hanging="360"/>
      </w:pPr>
    </w:lvl>
    <w:lvl w:ilvl="2" w:tplc="7DA0D0FC">
      <w:start w:val="1"/>
      <w:numFmt w:val="lowerRoman"/>
      <w:lvlText w:val="%3."/>
      <w:lvlJc w:val="right"/>
      <w:pPr>
        <w:ind w:left="2160" w:hanging="180"/>
      </w:pPr>
    </w:lvl>
    <w:lvl w:ilvl="3" w:tplc="077ED128">
      <w:start w:val="1"/>
      <w:numFmt w:val="decimal"/>
      <w:lvlText w:val="%4."/>
      <w:lvlJc w:val="left"/>
      <w:pPr>
        <w:ind w:left="2880" w:hanging="360"/>
      </w:pPr>
    </w:lvl>
    <w:lvl w:ilvl="4" w:tplc="771A9B1E">
      <w:start w:val="1"/>
      <w:numFmt w:val="lowerLetter"/>
      <w:lvlText w:val="%5."/>
      <w:lvlJc w:val="left"/>
      <w:pPr>
        <w:ind w:left="3600" w:hanging="360"/>
      </w:pPr>
    </w:lvl>
    <w:lvl w:ilvl="5" w:tplc="683AFF82">
      <w:start w:val="1"/>
      <w:numFmt w:val="lowerRoman"/>
      <w:lvlText w:val="%6."/>
      <w:lvlJc w:val="right"/>
      <w:pPr>
        <w:ind w:left="4320" w:hanging="180"/>
      </w:pPr>
    </w:lvl>
    <w:lvl w:ilvl="6" w:tplc="BEB499FC">
      <w:start w:val="1"/>
      <w:numFmt w:val="decimal"/>
      <w:lvlText w:val="%7."/>
      <w:lvlJc w:val="left"/>
      <w:pPr>
        <w:ind w:left="5040" w:hanging="360"/>
      </w:pPr>
    </w:lvl>
    <w:lvl w:ilvl="7" w:tplc="F44A4544">
      <w:start w:val="1"/>
      <w:numFmt w:val="lowerLetter"/>
      <w:lvlText w:val="%8."/>
      <w:lvlJc w:val="left"/>
      <w:pPr>
        <w:ind w:left="5760" w:hanging="360"/>
      </w:pPr>
    </w:lvl>
    <w:lvl w:ilvl="8" w:tplc="95F09328">
      <w:start w:val="1"/>
      <w:numFmt w:val="lowerRoman"/>
      <w:lvlText w:val="%9."/>
      <w:lvlJc w:val="right"/>
      <w:pPr>
        <w:ind w:left="6480" w:hanging="180"/>
      </w:pPr>
    </w:lvl>
  </w:abstractNum>
  <w:abstractNum w:abstractNumId="3" w15:restartNumberingAfterBreak="0">
    <w:nsid w:val="4596A423"/>
    <w:multiLevelType w:val="hybridMultilevel"/>
    <w:tmpl w:val="FFFFFFFF"/>
    <w:lvl w:ilvl="0" w:tplc="95F2F9DC">
      <w:start w:val="8"/>
      <w:numFmt w:val="decimal"/>
      <w:lvlText w:val="%1."/>
      <w:lvlJc w:val="left"/>
      <w:pPr>
        <w:ind w:left="720" w:hanging="360"/>
      </w:pPr>
    </w:lvl>
    <w:lvl w:ilvl="1" w:tplc="17E61434">
      <w:start w:val="1"/>
      <w:numFmt w:val="lowerLetter"/>
      <w:lvlText w:val="%2."/>
      <w:lvlJc w:val="left"/>
      <w:pPr>
        <w:ind w:left="1440" w:hanging="360"/>
      </w:pPr>
    </w:lvl>
    <w:lvl w:ilvl="2" w:tplc="854ACF7C">
      <w:start w:val="1"/>
      <w:numFmt w:val="lowerRoman"/>
      <w:lvlText w:val="%3."/>
      <w:lvlJc w:val="right"/>
      <w:pPr>
        <w:ind w:left="2160" w:hanging="180"/>
      </w:pPr>
    </w:lvl>
    <w:lvl w:ilvl="3" w:tplc="7F3EF45C">
      <w:start w:val="1"/>
      <w:numFmt w:val="decimal"/>
      <w:lvlText w:val="%4."/>
      <w:lvlJc w:val="left"/>
      <w:pPr>
        <w:ind w:left="2880" w:hanging="360"/>
      </w:pPr>
    </w:lvl>
    <w:lvl w:ilvl="4" w:tplc="092C5768">
      <w:start w:val="1"/>
      <w:numFmt w:val="lowerLetter"/>
      <w:lvlText w:val="%5."/>
      <w:lvlJc w:val="left"/>
      <w:pPr>
        <w:ind w:left="3600" w:hanging="360"/>
      </w:pPr>
    </w:lvl>
    <w:lvl w:ilvl="5" w:tplc="A266B4D2">
      <w:start w:val="1"/>
      <w:numFmt w:val="lowerRoman"/>
      <w:lvlText w:val="%6."/>
      <w:lvlJc w:val="right"/>
      <w:pPr>
        <w:ind w:left="4320" w:hanging="180"/>
      </w:pPr>
    </w:lvl>
    <w:lvl w:ilvl="6" w:tplc="759EA026">
      <w:start w:val="1"/>
      <w:numFmt w:val="decimal"/>
      <w:lvlText w:val="%7."/>
      <w:lvlJc w:val="left"/>
      <w:pPr>
        <w:ind w:left="5040" w:hanging="360"/>
      </w:pPr>
    </w:lvl>
    <w:lvl w:ilvl="7" w:tplc="7D3CFCBA">
      <w:start w:val="1"/>
      <w:numFmt w:val="lowerLetter"/>
      <w:lvlText w:val="%8."/>
      <w:lvlJc w:val="left"/>
      <w:pPr>
        <w:ind w:left="5760" w:hanging="360"/>
      </w:pPr>
    </w:lvl>
    <w:lvl w:ilvl="8" w:tplc="080CFDBC">
      <w:start w:val="1"/>
      <w:numFmt w:val="lowerRoman"/>
      <w:lvlText w:val="%9."/>
      <w:lvlJc w:val="right"/>
      <w:pPr>
        <w:ind w:left="6480" w:hanging="180"/>
      </w:pPr>
    </w:lvl>
  </w:abstractNum>
  <w:abstractNum w:abstractNumId="4" w15:restartNumberingAfterBreak="0">
    <w:nsid w:val="50DE42A0"/>
    <w:multiLevelType w:val="hybridMultilevel"/>
    <w:tmpl w:val="FFFFFFFF"/>
    <w:lvl w:ilvl="0" w:tplc="06044640">
      <w:start w:val="10"/>
      <w:numFmt w:val="decimal"/>
      <w:lvlText w:val="%1."/>
      <w:lvlJc w:val="left"/>
      <w:pPr>
        <w:ind w:left="720" w:hanging="360"/>
      </w:pPr>
    </w:lvl>
    <w:lvl w:ilvl="1" w:tplc="82EC2D12">
      <w:start w:val="1"/>
      <w:numFmt w:val="lowerLetter"/>
      <w:lvlText w:val="%2."/>
      <w:lvlJc w:val="left"/>
      <w:pPr>
        <w:ind w:left="1440" w:hanging="360"/>
      </w:pPr>
    </w:lvl>
    <w:lvl w:ilvl="2" w:tplc="657CC300">
      <w:start w:val="1"/>
      <w:numFmt w:val="lowerRoman"/>
      <w:lvlText w:val="%3."/>
      <w:lvlJc w:val="right"/>
      <w:pPr>
        <w:ind w:left="2160" w:hanging="180"/>
      </w:pPr>
    </w:lvl>
    <w:lvl w:ilvl="3" w:tplc="48BE2182">
      <w:start w:val="1"/>
      <w:numFmt w:val="decimal"/>
      <w:lvlText w:val="%4."/>
      <w:lvlJc w:val="left"/>
      <w:pPr>
        <w:ind w:left="2880" w:hanging="360"/>
      </w:pPr>
    </w:lvl>
    <w:lvl w:ilvl="4" w:tplc="002253EA">
      <w:start w:val="1"/>
      <w:numFmt w:val="lowerLetter"/>
      <w:lvlText w:val="%5."/>
      <w:lvlJc w:val="left"/>
      <w:pPr>
        <w:ind w:left="3600" w:hanging="360"/>
      </w:pPr>
    </w:lvl>
    <w:lvl w:ilvl="5" w:tplc="A530B0FE">
      <w:start w:val="1"/>
      <w:numFmt w:val="lowerRoman"/>
      <w:lvlText w:val="%6."/>
      <w:lvlJc w:val="right"/>
      <w:pPr>
        <w:ind w:left="4320" w:hanging="180"/>
      </w:pPr>
    </w:lvl>
    <w:lvl w:ilvl="6" w:tplc="98E62CD0">
      <w:start w:val="1"/>
      <w:numFmt w:val="decimal"/>
      <w:lvlText w:val="%7."/>
      <w:lvlJc w:val="left"/>
      <w:pPr>
        <w:ind w:left="5040" w:hanging="360"/>
      </w:pPr>
    </w:lvl>
    <w:lvl w:ilvl="7" w:tplc="794CBEB8">
      <w:start w:val="1"/>
      <w:numFmt w:val="lowerLetter"/>
      <w:lvlText w:val="%8."/>
      <w:lvlJc w:val="left"/>
      <w:pPr>
        <w:ind w:left="5760" w:hanging="360"/>
      </w:pPr>
    </w:lvl>
    <w:lvl w:ilvl="8" w:tplc="33A0F8F2">
      <w:start w:val="1"/>
      <w:numFmt w:val="lowerRoman"/>
      <w:lvlText w:val="%9."/>
      <w:lvlJc w:val="right"/>
      <w:pPr>
        <w:ind w:left="6480" w:hanging="180"/>
      </w:pPr>
    </w:lvl>
  </w:abstractNum>
  <w:abstractNum w:abstractNumId="5" w15:restartNumberingAfterBreak="0">
    <w:nsid w:val="5E98D267"/>
    <w:multiLevelType w:val="hybridMultilevel"/>
    <w:tmpl w:val="FFFFFFFF"/>
    <w:lvl w:ilvl="0" w:tplc="DE04C2F6">
      <w:start w:val="9"/>
      <w:numFmt w:val="decimal"/>
      <w:lvlText w:val="%1."/>
      <w:lvlJc w:val="left"/>
      <w:pPr>
        <w:ind w:left="720" w:hanging="360"/>
      </w:pPr>
    </w:lvl>
    <w:lvl w:ilvl="1" w:tplc="CB0C1342">
      <w:start w:val="1"/>
      <w:numFmt w:val="lowerLetter"/>
      <w:lvlText w:val="%2."/>
      <w:lvlJc w:val="left"/>
      <w:pPr>
        <w:ind w:left="1440" w:hanging="360"/>
      </w:pPr>
    </w:lvl>
    <w:lvl w:ilvl="2" w:tplc="4C1414DA">
      <w:start w:val="1"/>
      <w:numFmt w:val="lowerRoman"/>
      <w:lvlText w:val="%3."/>
      <w:lvlJc w:val="right"/>
      <w:pPr>
        <w:ind w:left="2160" w:hanging="180"/>
      </w:pPr>
    </w:lvl>
    <w:lvl w:ilvl="3" w:tplc="61E04F78">
      <w:start w:val="1"/>
      <w:numFmt w:val="decimal"/>
      <w:lvlText w:val="%4."/>
      <w:lvlJc w:val="left"/>
      <w:pPr>
        <w:ind w:left="2880" w:hanging="360"/>
      </w:pPr>
    </w:lvl>
    <w:lvl w:ilvl="4" w:tplc="0F84933A">
      <w:start w:val="1"/>
      <w:numFmt w:val="lowerLetter"/>
      <w:lvlText w:val="%5."/>
      <w:lvlJc w:val="left"/>
      <w:pPr>
        <w:ind w:left="3600" w:hanging="360"/>
      </w:pPr>
    </w:lvl>
    <w:lvl w:ilvl="5" w:tplc="BAA0125C">
      <w:start w:val="1"/>
      <w:numFmt w:val="lowerRoman"/>
      <w:lvlText w:val="%6."/>
      <w:lvlJc w:val="right"/>
      <w:pPr>
        <w:ind w:left="4320" w:hanging="180"/>
      </w:pPr>
    </w:lvl>
    <w:lvl w:ilvl="6" w:tplc="D98C71A4">
      <w:start w:val="1"/>
      <w:numFmt w:val="decimal"/>
      <w:lvlText w:val="%7."/>
      <w:lvlJc w:val="left"/>
      <w:pPr>
        <w:ind w:left="5040" w:hanging="360"/>
      </w:pPr>
    </w:lvl>
    <w:lvl w:ilvl="7" w:tplc="28CEAFE0">
      <w:start w:val="1"/>
      <w:numFmt w:val="lowerLetter"/>
      <w:lvlText w:val="%8."/>
      <w:lvlJc w:val="left"/>
      <w:pPr>
        <w:ind w:left="5760" w:hanging="360"/>
      </w:pPr>
    </w:lvl>
    <w:lvl w:ilvl="8" w:tplc="CF62A26C">
      <w:start w:val="1"/>
      <w:numFmt w:val="lowerRoman"/>
      <w:lvlText w:val="%9."/>
      <w:lvlJc w:val="right"/>
      <w:pPr>
        <w:ind w:left="6480" w:hanging="180"/>
      </w:pPr>
    </w:lvl>
  </w:abstractNum>
  <w:abstractNum w:abstractNumId="6" w15:restartNumberingAfterBreak="0">
    <w:nsid w:val="75FDC15F"/>
    <w:multiLevelType w:val="hybridMultilevel"/>
    <w:tmpl w:val="FFFFFFFF"/>
    <w:lvl w:ilvl="0" w:tplc="08AC1B88">
      <w:start w:val="7"/>
      <w:numFmt w:val="decimal"/>
      <w:lvlText w:val="%1."/>
      <w:lvlJc w:val="left"/>
      <w:pPr>
        <w:ind w:left="720" w:hanging="360"/>
      </w:pPr>
    </w:lvl>
    <w:lvl w:ilvl="1" w:tplc="73ACF4CE">
      <w:start w:val="1"/>
      <w:numFmt w:val="lowerLetter"/>
      <w:lvlText w:val="%2."/>
      <w:lvlJc w:val="left"/>
      <w:pPr>
        <w:ind w:left="1440" w:hanging="360"/>
      </w:pPr>
    </w:lvl>
    <w:lvl w:ilvl="2" w:tplc="0BAC46DA">
      <w:start w:val="1"/>
      <w:numFmt w:val="lowerRoman"/>
      <w:lvlText w:val="%3."/>
      <w:lvlJc w:val="right"/>
      <w:pPr>
        <w:ind w:left="2160" w:hanging="180"/>
      </w:pPr>
    </w:lvl>
    <w:lvl w:ilvl="3" w:tplc="AF84DAA8">
      <w:start w:val="1"/>
      <w:numFmt w:val="decimal"/>
      <w:lvlText w:val="%4."/>
      <w:lvlJc w:val="left"/>
      <w:pPr>
        <w:ind w:left="2880" w:hanging="360"/>
      </w:pPr>
    </w:lvl>
    <w:lvl w:ilvl="4" w:tplc="DFD48A8C">
      <w:start w:val="1"/>
      <w:numFmt w:val="lowerLetter"/>
      <w:lvlText w:val="%5."/>
      <w:lvlJc w:val="left"/>
      <w:pPr>
        <w:ind w:left="3600" w:hanging="360"/>
      </w:pPr>
    </w:lvl>
    <w:lvl w:ilvl="5" w:tplc="B99288AC">
      <w:start w:val="1"/>
      <w:numFmt w:val="lowerRoman"/>
      <w:lvlText w:val="%6."/>
      <w:lvlJc w:val="right"/>
      <w:pPr>
        <w:ind w:left="4320" w:hanging="180"/>
      </w:pPr>
    </w:lvl>
    <w:lvl w:ilvl="6" w:tplc="A052D066">
      <w:start w:val="1"/>
      <w:numFmt w:val="decimal"/>
      <w:lvlText w:val="%7."/>
      <w:lvlJc w:val="left"/>
      <w:pPr>
        <w:ind w:left="5040" w:hanging="360"/>
      </w:pPr>
    </w:lvl>
    <w:lvl w:ilvl="7" w:tplc="6094A004">
      <w:start w:val="1"/>
      <w:numFmt w:val="lowerLetter"/>
      <w:lvlText w:val="%8."/>
      <w:lvlJc w:val="left"/>
      <w:pPr>
        <w:ind w:left="5760" w:hanging="360"/>
      </w:pPr>
    </w:lvl>
    <w:lvl w:ilvl="8" w:tplc="6012093C">
      <w:start w:val="1"/>
      <w:numFmt w:val="lowerRoman"/>
      <w:lvlText w:val="%9."/>
      <w:lvlJc w:val="right"/>
      <w:pPr>
        <w:ind w:left="6480" w:hanging="180"/>
      </w:pPr>
    </w:lvl>
  </w:abstractNum>
  <w:abstractNum w:abstractNumId="7" w15:restartNumberingAfterBreak="0">
    <w:nsid w:val="77956B3B"/>
    <w:multiLevelType w:val="hybridMultilevel"/>
    <w:tmpl w:val="FFFFFFFF"/>
    <w:lvl w:ilvl="0" w:tplc="7DF0DFC2">
      <w:start w:val="4"/>
      <w:numFmt w:val="decimal"/>
      <w:lvlText w:val="%1."/>
      <w:lvlJc w:val="left"/>
      <w:pPr>
        <w:ind w:left="720" w:hanging="360"/>
      </w:pPr>
    </w:lvl>
    <w:lvl w:ilvl="1" w:tplc="D16A4FCE">
      <w:start w:val="1"/>
      <w:numFmt w:val="lowerLetter"/>
      <w:lvlText w:val="%2."/>
      <w:lvlJc w:val="left"/>
      <w:pPr>
        <w:ind w:left="1440" w:hanging="360"/>
      </w:pPr>
    </w:lvl>
    <w:lvl w:ilvl="2" w:tplc="FB32777E">
      <w:start w:val="1"/>
      <w:numFmt w:val="lowerRoman"/>
      <w:lvlText w:val="%3."/>
      <w:lvlJc w:val="right"/>
      <w:pPr>
        <w:ind w:left="2160" w:hanging="180"/>
      </w:pPr>
    </w:lvl>
    <w:lvl w:ilvl="3" w:tplc="97C6F6E0">
      <w:start w:val="1"/>
      <w:numFmt w:val="decimal"/>
      <w:lvlText w:val="%4."/>
      <w:lvlJc w:val="left"/>
      <w:pPr>
        <w:ind w:left="2880" w:hanging="360"/>
      </w:pPr>
    </w:lvl>
    <w:lvl w:ilvl="4" w:tplc="860C13E4">
      <w:start w:val="1"/>
      <w:numFmt w:val="lowerLetter"/>
      <w:lvlText w:val="%5."/>
      <w:lvlJc w:val="left"/>
      <w:pPr>
        <w:ind w:left="3600" w:hanging="360"/>
      </w:pPr>
    </w:lvl>
    <w:lvl w:ilvl="5" w:tplc="75D4A938">
      <w:start w:val="1"/>
      <w:numFmt w:val="lowerRoman"/>
      <w:lvlText w:val="%6."/>
      <w:lvlJc w:val="right"/>
      <w:pPr>
        <w:ind w:left="4320" w:hanging="180"/>
      </w:pPr>
    </w:lvl>
    <w:lvl w:ilvl="6" w:tplc="390A9C4E">
      <w:start w:val="1"/>
      <w:numFmt w:val="decimal"/>
      <w:lvlText w:val="%7."/>
      <w:lvlJc w:val="left"/>
      <w:pPr>
        <w:ind w:left="5040" w:hanging="360"/>
      </w:pPr>
    </w:lvl>
    <w:lvl w:ilvl="7" w:tplc="0C0C9326">
      <w:start w:val="1"/>
      <w:numFmt w:val="lowerLetter"/>
      <w:lvlText w:val="%8."/>
      <w:lvlJc w:val="left"/>
      <w:pPr>
        <w:ind w:left="5760" w:hanging="360"/>
      </w:pPr>
    </w:lvl>
    <w:lvl w:ilvl="8" w:tplc="BEDECC10">
      <w:start w:val="1"/>
      <w:numFmt w:val="lowerRoman"/>
      <w:lvlText w:val="%9."/>
      <w:lvlJc w:val="right"/>
      <w:pPr>
        <w:ind w:left="6480" w:hanging="180"/>
      </w:pPr>
    </w:lvl>
  </w:abstractNum>
  <w:num w:numId="1" w16cid:durableId="380910322">
    <w:abstractNumId w:val="4"/>
  </w:num>
  <w:num w:numId="2" w16cid:durableId="1714454101">
    <w:abstractNumId w:val="5"/>
  </w:num>
  <w:num w:numId="3" w16cid:durableId="1752769759">
    <w:abstractNumId w:val="3"/>
  </w:num>
  <w:num w:numId="4" w16cid:durableId="1237129480">
    <w:abstractNumId w:val="6"/>
  </w:num>
  <w:num w:numId="5" w16cid:durableId="1104614511">
    <w:abstractNumId w:val="1"/>
  </w:num>
  <w:num w:numId="6" w16cid:durableId="665522213">
    <w:abstractNumId w:val="2"/>
  </w:num>
  <w:num w:numId="7" w16cid:durableId="1981955240">
    <w:abstractNumId w:val="7"/>
  </w:num>
  <w:num w:numId="8" w16cid:durableId="91515796">
    <w:abstractNumId w:val="0"/>
  </w:num>
</w:numbering>
</file>

<file path=word/people.xml><?xml version="1.0" encoding="utf-8"?>
<w15:people xmlns:mc="http://schemas.openxmlformats.org/markup-compatibility/2006" xmlns:w15="http://schemas.microsoft.com/office/word/2012/wordml" mc:Ignorable="w15">
  <w15:person w15:author="Angelo LO CONTE">
    <w15:presenceInfo w15:providerId="AD" w15:userId="S::angeloloconte@hkbu.edu.hk::8ff1034f-6be7-42f4-8365-31136aa5306d"/>
  </w15:person>
  <w15:person w15:author="Angelo LO CONTE">
    <w15:presenceInfo w15:providerId="AD" w15:userId="S::angeloloconte@hkbu.edu.hk::8ff1034f-6be7-42f4-8365-31136aa5306d"/>
  </w15:person>
  <w15:person w15:author="Shun Yu Ella WONG">
    <w15:presenceInfo w15:providerId="AD" w15:userId="S::ellawong@hkbu.edu.hk::32f89e2f-2ef1-482d-8d18-0f7750be98e3"/>
  </w15:person>
  <w15:person w15:author="Shun Yu Ella WONG">
    <w15:presenceInfo w15:providerId="AD" w15:userId="S::ellawong@hkbu.edu.hk::32f89e2f-2ef1-482d-8d18-0f7750be98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4A4F9F"/>
    <w:rsid w:val="00056E47"/>
    <w:rsid w:val="000D24F2"/>
    <w:rsid w:val="00125F3E"/>
    <w:rsid w:val="00177903"/>
    <w:rsid w:val="001907F0"/>
    <w:rsid w:val="001F02BB"/>
    <w:rsid w:val="001F0DC3"/>
    <w:rsid w:val="0020FEE3"/>
    <w:rsid w:val="002F90AB"/>
    <w:rsid w:val="002FB3F9"/>
    <w:rsid w:val="003244A3"/>
    <w:rsid w:val="003E51F7"/>
    <w:rsid w:val="004C0686"/>
    <w:rsid w:val="006C2046"/>
    <w:rsid w:val="008B5551"/>
    <w:rsid w:val="009ED077"/>
    <w:rsid w:val="00A85354"/>
    <w:rsid w:val="00AC083C"/>
    <w:rsid w:val="00AFEE59"/>
    <w:rsid w:val="00B4158C"/>
    <w:rsid w:val="00C74A2A"/>
    <w:rsid w:val="00DB31E8"/>
    <w:rsid w:val="00E6417F"/>
    <w:rsid w:val="00F35DD8"/>
    <w:rsid w:val="00FC2DF9"/>
    <w:rsid w:val="00FCDB16"/>
    <w:rsid w:val="00FD1612"/>
    <w:rsid w:val="0103D59A"/>
    <w:rsid w:val="011BDE64"/>
    <w:rsid w:val="0134EFC3"/>
    <w:rsid w:val="013750E6"/>
    <w:rsid w:val="01400CDE"/>
    <w:rsid w:val="015C2B0F"/>
    <w:rsid w:val="0160CE25"/>
    <w:rsid w:val="0161DCC9"/>
    <w:rsid w:val="01714796"/>
    <w:rsid w:val="017C48C1"/>
    <w:rsid w:val="017EDD3C"/>
    <w:rsid w:val="018145F5"/>
    <w:rsid w:val="019B91A3"/>
    <w:rsid w:val="01AFB57B"/>
    <w:rsid w:val="01B5798C"/>
    <w:rsid w:val="01BB1E2A"/>
    <w:rsid w:val="01C0919C"/>
    <w:rsid w:val="01C9F3A5"/>
    <w:rsid w:val="01D719C4"/>
    <w:rsid w:val="01E0C508"/>
    <w:rsid w:val="01E37958"/>
    <w:rsid w:val="01E67578"/>
    <w:rsid w:val="01E74AFB"/>
    <w:rsid w:val="02255C6E"/>
    <w:rsid w:val="022CE78A"/>
    <w:rsid w:val="02473548"/>
    <w:rsid w:val="02ED7C97"/>
    <w:rsid w:val="0324C83D"/>
    <w:rsid w:val="032F81EF"/>
    <w:rsid w:val="034DAF1D"/>
    <w:rsid w:val="035418CC"/>
    <w:rsid w:val="037479B1"/>
    <w:rsid w:val="03C6F3E5"/>
    <w:rsid w:val="03CDC435"/>
    <w:rsid w:val="03D0DB97"/>
    <w:rsid w:val="03D2124B"/>
    <w:rsid w:val="03D3EC10"/>
    <w:rsid w:val="03E23FF3"/>
    <w:rsid w:val="041DC612"/>
    <w:rsid w:val="043BDBB4"/>
    <w:rsid w:val="043D25FF"/>
    <w:rsid w:val="043DD01A"/>
    <w:rsid w:val="04734A8E"/>
    <w:rsid w:val="047A366F"/>
    <w:rsid w:val="049CD188"/>
    <w:rsid w:val="04A73DC6"/>
    <w:rsid w:val="04AA788B"/>
    <w:rsid w:val="04B56AA2"/>
    <w:rsid w:val="04B602BB"/>
    <w:rsid w:val="04DB7A2C"/>
    <w:rsid w:val="04EB1784"/>
    <w:rsid w:val="04F174E0"/>
    <w:rsid w:val="050000C3"/>
    <w:rsid w:val="0514A623"/>
    <w:rsid w:val="05151A8A"/>
    <w:rsid w:val="0515E5A7"/>
    <w:rsid w:val="05207E71"/>
    <w:rsid w:val="05437262"/>
    <w:rsid w:val="05466F9F"/>
    <w:rsid w:val="054D050E"/>
    <w:rsid w:val="055AF6E1"/>
    <w:rsid w:val="058CBBF1"/>
    <w:rsid w:val="05995F24"/>
    <w:rsid w:val="059BCF74"/>
    <w:rsid w:val="059C3BDF"/>
    <w:rsid w:val="05A3EA71"/>
    <w:rsid w:val="05BB5186"/>
    <w:rsid w:val="05C095BE"/>
    <w:rsid w:val="05E3621E"/>
    <w:rsid w:val="0618F629"/>
    <w:rsid w:val="061C7CD1"/>
    <w:rsid w:val="0662C3B4"/>
    <w:rsid w:val="06632BBA"/>
    <w:rsid w:val="0675D399"/>
    <w:rsid w:val="0683BA6C"/>
    <w:rsid w:val="068AE43C"/>
    <w:rsid w:val="06B42A51"/>
    <w:rsid w:val="06BBECE3"/>
    <w:rsid w:val="06DDDA92"/>
    <w:rsid w:val="06E6FF51"/>
    <w:rsid w:val="06E71E1C"/>
    <w:rsid w:val="0705346F"/>
    <w:rsid w:val="0722D107"/>
    <w:rsid w:val="0724F693"/>
    <w:rsid w:val="072DBE25"/>
    <w:rsid w:val="07373503"/>
    <w:rsid w:val="074213F1"/>
    <w:rsid w:val="0753BEB3"/>
    <w:rsid w:val="07591632"/>
    <w:rsid w:val="076A8811"/>
    <w:rsid w:val="0770741E"/>
    <w:rsid w:val="077D6DBE"/>
    <w:rsid w:val="07BDD238"/>
    <w:rsid w:val="07E00115"/>
    <w:rsid w:val="07E19D7E"/>
    <w:rsid w:val="080CD9E3"/>
    <w:rsid w:val="081775D3"/>
    <w:rsid w:val="081B3057"/>
    <w:rsid w:val="082286A7"/>
    <w:rsid w:val="082548EB"/>
    <w:rsid w:val="08263E89"/>
    <w:rsid w:val="0848ADE7"/>
    <w:rsid w:val="0876458A"/>
    <w:rsid w:val="08BB208D"/>
    <w:rsid w:val="08CB8CF9"/>
    <w:rsid w:val="08FB4915"/>
    <w:rsid w:val="0915277E"/>
    <w:rsid w:val="0918D6CD"/>
    <w:rsid w:val="091BA71D"/>
    <w:rsid w:val="092A1318"/>
    <w:rsid w:val="093DD671"/>
    <w:rsid w:val="093E9174"/>
    <w:rsid w:val="09812D5D"/>
    <w:rsid w:val="099DEF0E"/>
    <w:rsid w:val="09C88B41"/>
    <w:rsid w:val="09E7416F"/>
    <w:rsid w:val="09F4A1B5"/>
    <w:rsid w:val="0A2C4989"/>
    <w:rsid w:val="0A2C5F61"/>
    <w:rsid w:val="0A3B479E"/>
    <w:rsid w:val="0A43EB29"/>
    <w:rsid w:val="0A7A4C01"/>
    <w:rsid w:val="0A84B08F"/>
    <w:rsid w:val="0AA4A4D9"/>
    <w:rsid w:val="0AAA1AF1"/>
    <w:rsid w:val="0AB2061A"/>
    <w:rsid w:val="0AB8D8A0"/>
    <w:rsid w:val="0AB9C596"/>
    <w:rsid w:val="0ADCB432"/>
    <w:rsid w:val="0AEB0F00"/>
    <w:rsid w:val="0AF1045B"/>
    <w:rsid w:val="0AF43F62"/>
    <w:rsid w:val="0B109F77"/>
    <w:rsid w:val="0B1FE9CF"/>
    <w:rsid w:val="0B247021"/>
    <w:rsid w:val="0B5D0AA7"/>
    <w:rsid w:val="0B92D48D"/>
    <w:rsid w:val="0BAA5B1E"/>
    <w:rsid w:val="0BABDFAB"/>
    <w:rsid w:val="0BB87D33"/>
    <w:rsid w:val="0BC27DDB"/>
    <w:rsid w:val="0BCDA9D1"/>
    <w:rsid w:val="0BD32271"/>
    <w:rsid w:val="0BDE7F39"/>
    <w:rsid w:val="0BEC82EA"/>
    <w:rsid w:val="0BF4F57A"/>
    <w:rsid w:val="0BF91AC0"/>
    <w:rsid w:val="0C066337"/>
    <w:rsid w:val="0C1E4C9D"/>
    <w:rsid w:val="0C268DBE"/>
    <w:rsid w:val="0C2E41ED"/>
    <w:rsid w:val="0C4BFDB0"/>
    <w:rsid w:val="0C657CA1"/>
    <w:rsid w:val="0C92CD09"/>
    <w:rsid w:val="0CC2409C"/>
    <w:rsid w:val="0CD2F9EB"/>
    <w:rsid w:val="0CD5B285"/>
    <w:rsid w:val="0D0BE944"/>
    <w:rsid w:val="0D19798F"/>
    <w:rsid w:val="0D40FE1D"/>
    <w:rsid w:val="0D41F1B5"/>
    <w:rsid w:val="0D744E6E"/>
    <w:rsid w:val="0D881C69"/>
    <w:rsid w:val="0DA8E097"/>
    <w:rsid w:val="0DAAD6E0"/>
    <w:rsid w:val="0DC614FC"/>
    <w:rsid w:val="0DC911D3"/>
    <w:rsid w:val="0DD8C99D"/>
    <w:rsid w:val="0DDBD4C5"/>
    <w:rsid w:val="0DDE47BC"/>
    <w:rsid w:val="0DE16E3B"/>
    <w:rsid w:val="0DE763E1"/>
    <w:rsid w:val="0DEEAD9E"/>
    <w:rsid w:val="0DFF652E"/>
    <w:rsid w:val="0E548A12"/>
    <w:rsid w:val="0E604364"/>
    <w:rsid w:val="0E77CBB4"/>
    <w:rsid w:val="0E834905"/>
    <w:rsid w:val="0E924BC9"/>
    <w:rsid w:val="0E92B196"/>
    <w:rsid w:val="0E9EC806"/>
    <w:rsid w:val="0EA4B948"/>
    <w:rsid w:val="0EB4C88F"/>
    <w:rsid w:val="0EDDF1AE"/>
    <w:rsid w:val="0EE79284"/>
    <w:rsid w:val="0EEB7FA1"/>
    <w:rsid w:val="0F0D0C4D"/>
    <w:rsid w:val="0F1173BF"/>
    <w:rsid w:val="0F481C85"/>
    <w:rsid w:val="0F4AEEBE"/>
    <w:rsid w:val="0F69DFDD"/>
    <w:rsid w:val="0F71E977"/>
    <w:rsid w:val="0F9D2477"/>
    <w:rsid w:val="0FA928F2"/>
    <w:rsid w:val="0FE1AB4F"/>
    <w:rsid w:val="0FEB236A"/>
    <w:rsid w:val="0FF1B955"/>
    <w:rsid w:val="10262049"/>
    <w:rsid w:val="103D59F7"/>
    <w:rsid w:val="104860C4"/>
    <w:rsid w:val="1076494F"/>
    <w:rsid w:val="10820BA3"/>
    <w:rsid w:val="10F7CE78"/>
    <w:rsid w:val="10FEB19B"/>
    <w:rsid w:val="1109FDB6"/>
    <w:rsid w:val="11183EB7"/>
    <w:rsid w:val="112C0AE0"/>
    <w:rsid w:val="1142338B"/>
    <w:rsid w:val="116BCA32"/>
    <w:rsid w:val="1172F989"/>
    <w:rsid w:val="1176FEAC"/>
    <w:rsid w:val="117807B3"/>
    <w:rsid w:val="119C8745"/>
    <w:rsid w:val="11BF53FD"/>
    <w:rsid w:val="120D51AF"/>
    <w:rsid w:val="1214811A"/>
    <w:rsid w:val="121EA473"/>
    <w:rsid w:val="122A9F8F"/>
    <w:rsid w:val="1251B7FB"/>
    <w:rsid w:val="125C55FD"/>
    <w:rsid w:val="12835137"/>
    <w:rsid w:val="12848EDF"/>
    <w:rsid w:val="128EA0C2"/>
    <w:rsid w:val="12AECC37"/>
    <w:rsid w:val="12C92DC4"/>
    <w:rsid w:val="12C94FF2"/>
    <w:rsid w:val="12D43F20"/>
    <w:rsid w:val="12F13043"/>
    <w:rsid w:val="12F34824"/>
    <w:rsid w:val="12F600BB"/>
    <w:rsid w:val="130203BD"/>
    <w:rsid w:val="135DBC01"/>
    <w:rsid w:val="137B9A68"/>
    <w:rsid w:val="1386A5B9"/>
    <w:rsid w:val="13A200B6"/>
    <w:rsid w:val="13A8C201"/>
    <w:rsid w:val="13B629D3"/>
    <w:rsid w:val="13BEF3A9"/>
    <w:rsid w:val="13DC708F"/>
    <w:rsid w:val="13E808AF"/>
    <w:rsid w:val="1419B95F"/>
    <w:rsid w:val="14274C2F"/>
    <w:rsid w:val="1432012E"/>
    <w:rsid w:val="145B15DC"/>
    <w:rsid w:val="14782584"/>
    <w:rsid w:val="14949267"/>
    <w:rsid w:val="149EB2EF"/>
    <w:rsid w:val="14A95D78"/>
    <w:rsid w:val="14AC66D2"/>
    <w:rsid w:val="14C230AE"/>
    <w:rsid w:val="14C56A36"/>
    <w:rsid w:val="14C834BF"/>
    <w:rsid w:val="1540B222"/>
    <w:rsid w:val="154D8268"/>
    <w:rsid w:val="15516628"/>
    <w:rsid w:val="15619C36"/>
    <w:rsid w:val="157877CC"/>
    <w:rsid w:val="159A8DC6"/>
    <w:rsid w:val="15ADA537"/>
    <w:rsid w:val="15C589D2"/>
    <w:rsid w:val="15ECA83F"/>
    <w:rsid w:val="164811E4"/>
    <w:rsid w:val="165CC0CB"/>
    <w:rsid w:val="16612FDB"/>
    <w:rsid w:val="16661B75"/>
    <w:rsid w:val="166DE08D"/>
    <w:rsid w:val="16800163"/>
    <w:rsid w:val="168E0A26"/>
    <w:rsid w:val="169C2FDE"/>
    <w:rsid w:val="169CA40C"/>
    <w:rsid w:val="16AAF5BB"/>
    <w:rsid w:val="16BCD08A"/>
    <w:rsid w:val="16BCDAB6"/>
    <w:rsid w:val="16CBCBD4"/>
    <w:rsid w:val="16D1BB3A"/>
    <w:rsid w:val="16E36DE6"/>
    <w:rsid w:val="16EC4F0B"/>
    <w:rsid w:val="1714410E"/>
    <w:rsid w:val="1729F339"/>
    <w:rsid w:val="172B8A4E"/>
    <w:rsid w:val="177CD7CF"/>
    <w:rsid w:val="177F4FE7"/>
    <w:rsid w:val="17CC62E2"/>
    <w:rsid w:val="17D1145E"/>
    <w:rsid w:val="17FBAFDF"/>
    <w:rsid w:val="17FE255D"/>
    <w:rsid w:val="17FF027F"/>
    <w:rsid w:val="180713E6"/>
    <w:rsid w:val="1816BF17"/>
    <w:rsid w:val="1826BA6E"/>
    <w:rsid w:val="1835AC1B"/>
    <w:rsid w:val="18367F74"/>
    <w:rsid w:val="183CEC49"/>
    <w:rsid w:val="1843874E"/>
    <w:rsid w:val="1849262C"/>
    <w:rsid w:val="1852B23E"/>
    <w:rsid w:val="1874CD26"/>
    <w:rsid w:val="189EEB18"/>
    <w:rsid w:val="18AA8240"/>
    <w:rsid w:val="18AC0975"/>
    <w:rsid w:val="18CFEC40"/>
    <w:rsid w:val="18D751B1"/>
    <w:rsid w:val="18DA76A3"/>
    <w:rsid w:val="18E92654"/>
    <w:rsid w:val="18EDEBB5"/>
    <w:rsid w:val="18FFCAD7"/>
    <w:rsid w:val="190BBC09"/>
    <w:rsid w:val="191F5F03"/>
    <w:rsid w:val="192820A8"/>
    <w:rsid w:val="194769A8"/>
    <w:rsid w:val="195EA7F0"/>
    <w:rsid w:val="19666565"/>
    <w:rsid w:val="19808971"/>
    <w:rsid w:val="1992497D"/>
    <w:rsid w:val="19E60EDA"/>
    <w:rsid w:val="19E914F1"/>
    <w:rsid w:val="19EAD8FB"/>
    <w:rsid w:val="19ECAE11"/>
    <w:rsid w:val="19F02232"/>
    <w:rsid w:val="1A0976BB"/>
    <w:rsid w:val="1A0A50B6"/>
    <w:rsid w:val="1A23853E"/>
    <w:rsid w:val="1A2D725E"/>
    <w:rsid w:val="1A2F2942"/>
    <w:rsid w:val="1A3A0424"/>
    <w:rsid w:val="1A42201F"/>
    <w:rsid w:val="1A646627"/>
    <w:rsid w:val="1A713776"/>
    <w:rsid w:val="1A7ABB89"/>
    <w:rsid w:val="1AB3E76D"/>
    <w:rsid w:val="1ABD9D19"/>
    <w:rsid w:val="1AE4DECC"/>
    <w:rsid w:val="1B02CAAD"/>
    <w:rsid w:val="1B337C0A"/>
    <w:rsid w:val="1B345667"/>
    <w:rsid w:val="1B3B2B54"/>
    <w:rsid w:val="1B591537"/>
    <w:rsid w:val="1B63231E"/>
    <w:rsid w:val="1BA74D10"/>
    <w:rsid w:val="1BC32154"/>
    <w:rsid w:val="1BFCD7BE"/>
    <w:rsid w:val="1C2C35B4"/>
    <w:rsid w:val="1C2D54FA"/>
    <w:rsid w:val="1C414CE6"/>
    <w:rsid w:val="1C6559F2"/>
    <w:rsid w:val="1C7A93F8"/>
    <w:rsid w:val="1CA097B5"/>
    <w:rsid w:val="1CA0AA29"/>
    <w:rsid w:val="1CAFC046"/>
    <w:rsid w:val="1CB7A1A1"/>
    <w:rsid w:val="1CB7D6B5"/>
    <w:rsid w:val="1CC4D6EC"/>
    <w:rsid w:val="1CC75552"/>
    <w:rsid w:val="1CDD7000"/>
    <w:rsid w:val="1CF75BCE"/>
    <w:rsid w:val="1D0F0E41"/>
    <w:rsid w:val="1D41BB84"/>
    <w:rsid w:val="1D53424D"/>
    <w:rsid w:val="1D66C54D"/>
    <w:rsid w:val="1D9757BE"/>
    <w:rsid w:val="1D99DA34"/>
    <w:rsid w:val="1DA0DBEC"/>
    <w:rsid w:val="1DB56C55"/>
    <w:rsid w:val="1DF38608"/>
    <w:rsid w:val="1E07068F"/>
    <w:rsid w:val="1E12ADD1"/>
    <w:rsid w:val="1E161EE8"/>
    <w:rsid w:val="1E2814B4"/>
    <w:rsid w:val="1E2F04AF"/>
    <w:rsid w:val="1E47EFD8"/>
    <w:rsid w:val="1E7DE9F8"/>
    <w:rsid w:val="1E86A3F9"/>
    <w:rsid w:val="1EA2092E"/>
    <w:rsid w:val="1EAEDD51"/>
    <w:rsid w:val="1EB6C0D8"/>
    <w:rsid w:val="1ECF892E"/>
    <w:rsid w:val="1ED1EA93"/>
    <w:rsid w:val="1EFB8C51"/>
    <w:rsid w:val="1F0D63B8"/>
    <w:rsid w:val="1F17E039"/>
    <w:rsid w:val="1F539B83"/>
    <w:rsid w:val="1F630662"/>
    <w:rsid w:val="1F6418FF"/>
    <w:rsid w:val="1F7C5E69"/>
    <w:rsid w:val="1F9082DA"/>
    <w:rsid w:val="1FB16A21"/>
    <w:rsid w:val="1FB1F07D"/>
    <w:rsid w:val="1FB7DB29"/>
    <w:rsid w:val="1FF92CB6"/>
    <w:rsid w:val="2014AD1F"/>
    <w:rsid w:val="20532128"/>
    <w:rsid w:val="2070CBB0"/>
    <w:rsid w:val="2089EFDB"/>
    <w:rsid w:val="20BDF70E"/>
    <w:rsid w:val="20BFE9CA"/>
    <w:rsid w:val="20D12EAE"/>
    <w:rsid w:val="20DF047A"/>
    <w:rsid w:val="20F0C89A"/>
    <w:rsid w:val="20F0F97A"/>
    <w:rsid w:val="20F20243"/>
    <w:rsid w:val="2127CF49"/>
    <w:rsid w:val="21344C1D"/>
    <w:rsid w:val="213D2DA0"/>
    <w:rsid w:val="2146A2F5"/>
    <w:rsid w:val="21470A12"/>
    <w:rsid w:val="218F2DCA"/>
    <w:rsid w:val="219AE426"/>
    <w:rsid w:val="21AC85E5"/>
    <w:rsid w:val="21F6DB71"/>
    <w:rsid w:val="21F9FC4A"/>
    <w:rsid w:val="2203A130"/>
    <w:rsid w:val="2205974B"/>
    <w:rsid w:val="22138798"/>
    <w:rsid w:val="2220C5E9"/>
    <w:rsid w:val="22289658"/>
    <w:rsid w:val="224F732B"/>
    <w:rsid w:val="22895BC6"/>
    <w:rsid w:val="2295F5FE"/>
    <w:rsid w:val="22AFB5B7"/>
    <w:rsid w:val="22B85FE4"/>
    <w:rsid w:val="22BFB5F6"/>
    <w:rsid w:val="22CB94ED"/>
    <w:rsid w:val="22EDB750"/>
    <w:rsid w:val="22F501DF"/>
    <w:rsid w:val="22FEE234"/>
    <w:rsid w:val="2308674A"/>
    <w:rsid w:val="23200E19"/>
    <w:rsid w:val="232DB137"/>
    <w:rsid w:val="233E9915"/>
    <w:rsid w:val="234AC5EE"/>
    <w:rsid w:val="2352FE38"/>
    <w:rsid w:val="2365BB0A"/>
    <w:rsid w:val="236710F3"/>
    <w:rsid w:val="2375E6A5"/>
    <w:rsid w:val="238BD4FE"/>
    <w:rsid w:val="23DAA223"/>
    <w:rsid w:val="2401E252"/>
    <w:rsid w:val="24117B1F"/>
    <w:rsid w:val="2412FFBC"/>
    <w:rsid w:val="242607C1"/>
    <w:rsid w:val="243AE5C0"/>
    <w:rsid w:val="24569631"/>
    <w:rsid w:val="245917D8"/>
    <w:rsid w:val="2460FB59"/>
    <w:rsid w:val="24660C7C"/>
    <w:rsid w:val="248A5CFB"/>
    <w:rsid w:val="24906C89"/>
    <w:rsid w:val="2497B847"/>
    <w:rsid w:val="24CE68AF"/>
    <w:rsid w:val="24D303AB"/>
    <w:rsid w:val="24F24DE7"/>
    <w:rsid w:val="24F43EA9"/>
    <w:rsid w:val="250F1AC5"/>
    <w:rsid w:val="25326F42"/>
    <w:rsid w:val="2534A784"/>
    <w:rsid w:val="254357CB"/>
    <w:rsid w:val="2567AF23"/>
    <w:rsid w:val="25AAFE3B"/>
    <w:rsid w:val="25BF6F78"/>
    <w:rsid w:val="25E1EED9"/>
    <w:rsid w:val="25E27742"/>
    <w:rsid w:val="25EFC3B8"/>
    <w:rsid w:val="25FEAB59"/>
    <w:rsid w:val="26151774"/>
    <w:rsid w:val="263325B0"/>
    <w:rsid w:val="2638D2EF"/>
    <w:rsid w:val="264F57AF"/>
    <w:rsid w:val="264FDAB9"/>
    <w:rsid w:val="266AB4F9"/>
    <w:rsid w:val="2684CAF1"/>
    <w:rsid w:val="269A415A"/>
    <w:rsid w:val="26BAF05E"/>
    <w:rsid w:val="26EAB676"/>
    <w:rsid w:val="26EC8919"/>
    <w:rsid w:val="270E1640"/>
    <w:rsid w:val="2720BEDC"/>
    <w:rsid w:val="273BB361"/>
    <w:rsid w:val="273FBAA1"/>
    <w:rsid w:val="278187AF"/>
    <w:rsid w:val="2785CDA0"/>
    <w:rsid w:val="27A2319E"/>
    <w:rsid w:val="27BCDA69"/>
    <w:rsid w:val="27BDA13E"/>
    <w:rsid w:val="27E1380F"/>
    <w:rsid w:val="27E1E501"/>
    <w:rsid w:val="27FA1297"/>
    <w:rsid w:val="280EB58D"/>
    <w:rsid w:val="28163E84"/>
    <w:rsid w:val="284332DB"/>
    <w:rsid w:val="28655914"/>
    <w:rsid w:val="2869347E"/>
    <w:rsid w:val="2885A2FD"/>
    <w:rsid w:val="28A0E699"/>
    <w:rsid w:val="28B32674"/>
    <w:rsid w:val="28B575FB"/>
    <w:rsid w:val="28C0158E"/>
    <w:rsid w:val="28D027AF"/>
    <w:rsid w:val="28DF3BF9"/>
    <w:rsid w:val="28E48EDA"/>
    <w:rsid w:val="28F807AC"/>
    <w:rsid w:val="28F89E41"/>
    <w:rsid w:val="29134BFC"/>
    <w:rsid w:val="2917BA5F"/>
    <w:rsid w:val="2922ACD2"/>
    <w:rsid w:val="2924B3EF"/>
    <w:rsid w:val="2931A288"/>
    <w:rsid w:val="2938BD9B"/>
    <w:rsid w:val="2948AA9F"/>
    <w:rsid w:val="2954C1F5"/>
    <w:rsid w:val="297DA674"/>
    <w:rsid w:val="2980D05C"/>
    <w:rsid w:val="29988024"/>
    <w:rsid w:val="29ABD702"/>
    <w:rsid w:val="29ABD951"/>
    <w:rsid w:val="29CC009F"/>
    <w:rsid w:val="29E0051B"/>
    <w:rsid w:val="29E39FDC"/>
    <w:rsid w:val="29FA7E4D"/>
    <w:rsid w:val="2A15CE08"/>
    <w:rsid w:val="2A1D3A5C"/>
    <w:rsid w:val="2A245D6A"/>
    <w:rsid w:val="2A504D95"/>
    <w:rsid w:val="2A646DBC"/>
    <w:rsid w:val="2A681F27"/>
    <w:rsid w:val="2A7D6B85"/>
    <w:rsid w:val="2AB64768"/>
    <w:rsid w:val="2ABB7C0A"/>
    <w:rsid w:val="2ACEBCCC"/>
    <w:rsid w:val="2AEEE90E"/>
    <w:rsid w:val="2AF34EC3"/>
    <w:rsid w:val="2AFABF87"/>
    <w:rsid w:val="2B231E6E"/>
    <w:rsid w:val="2B288865"/>
    <w:rsid w:val="2B2EED5C"/>
    <w:rsid w:val="2B6187D5"/>
    <w:rsid w:val="2B683299"/>
    <w:rsid w:val="2B7C5806"/>
    <w:rsid w:val="2BE640F2"/>
    <w:rsid w:val="2BF9BCED"/>
    <w:rsid w:val="2C078E93"/>
    <w:rsid w:val="2C180CBA"/>
    <w:rsid w:val="2C2122CF"/>
    <w:rsid w:val="2C7E8BEA"/>
    <w:rsid w:val="2C8D4B42"/>
    <w:rsid w:val="2CA9C90E"/>
    <w:rsid w:val="2CABB934"/>
    <w:rsid w:val="2CC01DCF"/>
    <w:rsid w:val="2CDE93DF"/>
    <w:rsid w:val="2CE46E25"/>
    <w:rsid w:val="2CE635F3"/>
    <w:rsid w:val="2CE8D8CD"/>
    <w:rsid w:val="2CEF6C13"/>
    <w:rsid w:val="2CF6AFEC"/>
    <w:rsid w:val="2D2DEE18"/>
    <w:rsid w:val="2D7ABD6E"/>
    <w:rsid w:val="2D96077A"/>
    <w:rsid w:val="2D9C6936"/>
    <w:rsid w:val="2D9FAA73"/>
    <w:rsid w:val="2DAF74E8"/>
    <w:rsid w:val="2DBD8280"/>
    <w:rsid w:val="2DCFC0FB"/>
    <w:rsid w:val="2DE413C1"/>
    <w:rsid w:val="2DED4B5A"/>
    <w:rsid w:val="2E257110"/>
    <w:rsid w:val="2E4D7584"/>
    <w:rsid w:val="2E5FE9D5"/>
    <w:rsid w:val="2E9743A2"/>
    <w:rsid w:val="2E9F0DC0"/>
    <w:rsid w:val="2EA1953F"/>
    <w:rsid w:val="2EAAFACD"/>
    <w:rsid w:val="2EBB15F1"/>
    <w:rsid w:val="2EC0F425"/>
    <w:rsid w:val="2EC68739"/>
    <w:rsid w:val="2EEE3868"/>
    <w:rsid w:val="2EF0DFFC"/>
    <w:rsid w:val="2F10D37E"/>
    <w:rsid w:val="2F18A78C"/>
    <w:rsid w:val="2F305FD0"/>
    <w:rsid w:val="2F3531CF"/>
    <w:rsid w:val="2F63D4C5"/>
    <w:rsid w:val="2F8A239F"/>
    <w:rsid w:val="2FB7D11F"/>
    <w:rsid w:val="2FC47727"/>
    <w:rsid w:val="2FD607CF"/>
    <w:rsid w:val="3019712F"/>
    <w:rsid w:val="302314C7"/>
    <w:rsid w:val="30406E9E"/>
    <w:rsid w:val="3055E019"/>
    <w:rsid w:val="3075E91E"/>
    <w:rsid w:val="3089407F"/>
    <w:rsid w:val="3091FE52"/>
    <w:rsid w:val="30ABA4E2"/>
    <w:rsid w:val="30AE0040"/>
    <w:rsid w:val="30B00039"/>
    <w:rsid w:val="30C14CF2"/>
    <w:rsid w:val="30DB4297"/>
    <w:rsid w:val="3100AF6A"/>
    <w:rsid w:val="3116CB3B"/>
    <w:rsid w:val="31194093"/>
    <w:rsid w:val="31274543"/>
    <w:rsid w:val="312B30BF"/>
    <w:rsid w:val="31354D86"/>
    <w:rsid w:val="31404A9A"/>
    <w:rsid w:val="316082D3"/>
    <w:rsid w:val="31681E02"/>
    <w:rsid w:val="317BEE62"/>
    <w:rsid w:val="3181BE17"/>
    <w:rsid w:val="31981CCF"/>
    <w:rsid w:val="31A4BCF5"/>
    <w:rsid w:val="31AFDC65"/>
    <w:rsid w:val="31BF6996"/>
    <w:rsid w:val="31CF58A7"/>
    <w:rsid w:val="320B98E7"/>
    <w:rsid w:val="3217BAC6"/>
    <w:rsid w:val="32207C58"/>
    <w:rsid w:val="32340131"/>
    <w:rsid w:val="3238B2FA"/>
    <w:rsid w:val="32AC5275"/>
    <w:rsid w:val="32CDF019"/>
    <w:rsid w:val="32DCCE96"/>
    <w:rsid w:val="330ECF87"/>
    <w:rsid w:val="33124D00"/>
    <w:rsid w:val="332F6B68"/>
    <w:rsid w:val="332F6CCE"/>
    <w:rsid w:val="33365041"/>
    <w:rsid w:val="33466CEB"/>
    <w:rsid w:val="33638B7F"/>
    <w:rsid w:val="336D316B"/>
    <w:rsid w:val="33728906"/>
    <w:rsid w:val="3377AA0A"/>
    <w:rsid w:val="3378C5E8"/>
    <w:rsid w:val="338D3EC9"/>
    <w:rsid w:val="3391E164"/>
    <w:rsid w:val="3392FC6D"/>
    <w:rsid w:val="33B8FF26"/>
    <w:rsid w:val="33B9F50A"/>
    <w:rsid w:val="33C641C5"/>
    <w:rsid w:val="33CE45B0"/>
    <w:rsid w:val="33D74D75"/>
    <w:rsid w:val="33F284D4"/>
    <w:rsid w:val="341237AC"/>
    <w:rsid w:val="341E32C2"/>
    <w:rsid w:val="342B9D34"/>
    <w:rsid w:val="344A7C11"/>
    <w:rsid w:val="3455B772"/>
    <w:rsid w:val="345B2783"/>
    <w:rsid w:val="345F6C45"/>
    <w:rsid w:val="3465F30D"/>
    <w:rsid w:val="3466A028"/>
    <w:rsid w:val="3491FAE9"/>
    <w:rsid w:val="34951EED"/>
    <w:rsid w:val="34CC713F"/>
    <w:rsid w:val="34CEB016"/>
    <w:rsid w:val="34F67BE3"/>
    <w:rsid w:val="34FACFD6"/>
    <w:rsid w:val="34FF5D70"/>
    <w:rsid w:val="356BB4D6"/>
    <w:rsid w:val="3586A636"/>
    <w:rsid w:val="3590A6F6"/>
    <w:rsid w:val="35A7AD5C"/>
    <w:rsid w:val="35E14079"/>
    <w:rsid w:val="364D842A"/>
    <w:rsid w:val="367294F0"/>
    <w:rsid w:val="36A02BBB"/>
    <w:rsid w:val="36B95390"/>
    <w:rsid w:val="36DBC94E"/>
    <w:rsid w:val="36E0471E"/>
    <w:rsid w:val="3735F60F"/>
    <w:rsid w:val="3745501C"/>
    <w:rsid w:val="37651C08"/>
    <w:rsid w:val="376DD5E2"/>
    <w:rsid w:val="3777B46F"/>
    <w:rsid w:val="37F0EAC9"/>
    <w:rsid w:val="3804208B"/>
    <w:rsid w:val="38064574"/>
    <w:rsid w:val="380995BD"/>
    <w:rsid w:val="380A59D0"/>
    <w:rsid w:val="3829B672"/>
    <w:rsid w:val="382A15E3"/>
    <w:rsid w:val="382C8D83"/>
    <w:rsid w:val="382D1EDB"/>
    <w:rsid w:val="384B3EE6"/>
    <w:rsid w:val="386580B2"/>
    <w:rsid w:val="38691B18"/>
    <w:rsid w:val="387DED14"/>
    <w:rsid w:val="3889046D"/>
    <w:rsid w:val="388D5080"/>
    <w:rsid w:val="388E58F6"/>
    <w:rsid w:val="3894698C"/>
    <w:rsid w:val="38A3B21B"/>
    <w:rsid w:val="38A93552"/>
    <w:rsid w:val="38CE7F5A"/>
    <w:rsid w:val="38E45175"/>
    <w:rsid w:val="39197D80"/>
    <w:rsid w:val="3923230F"/>
    <w:rsid w:val="392414BF"/>
    <w:rsid w:val="395677F4"/>
    <w:rsid w:val="39885394"/>
    <w:rsid w:val="3993E156"/>
    <w:rsid w:val="39AE647D"/>
    <w:rsid w:val="3A1BC556"/>
    <w:rsid w:val="3A4D2886"/>
    <w:rsid w:val="3A4E6227"/>
    <w:rsid w:val="3A578A04"/>
    <w:rsid w:val="3A696F69"/>
    <w:rsid w:val="3A724D37"/>
    <w:rsid w:val="3A870F86"/>
    <w:rsid w:val="3AAB21FC"/>
    <w:rsid w:val="3AAB58F9"/>
    <w:rsid w:val="3AD82A82"/>
    <w:rsid w:val="3AE38FB2"/>
    <w:rsid w:val="3AEABF74"/>
    <w:rsid w:val="3B0156D3"/>
    <w:rsid w:val="3B2C0EA1"/>
    <w:rsid w:val="3B329C79"/>
    <w:rsid w:val="3B362C5D"/>
    <w:rsid w:val="3B484878"/>
    <w:rsid w:val="3B5834DB"/>
    <w:rsid w:val="3B79BC35"/>
    <w:rsid w:val="3B909484"/>
    <w:rsid w:val="3B97DFCA"/>
    <w:rsid w:val="3BB41333"/>
    <w:rsid w:val="3BDB9C2B"/>
    <w:rsid w:val="3BDBFE3C"/>
    <w:rsid w:val="3C10879F"/>
    <w:rsid w:val="3C34A8BB"/>
    <w:rsid w:val="3CA99C91"/>
    <w:rsid w:val="3CD14121"/>
    <w:rsid w:val="3CECEBA1"/>
    <w:rsid w:val="3D19CCA8"/>
    <w:rsid w:val="3D1AA046"/>
    <w:rsid w:val="3D393FAA"/>
    <w:rsid w:val="3D5E8E94"/>
    <w:rsid w:val="3D60067C"/>
    <w:rsid w:val="3D807C80"/>
    <w:rsid w:val="3D8AF4AE"/>
    <w:rsid w:val="3DAB364D"/>
    <w:rsid w:val="3DCB1E48"/>
    <w:rsid w:val="3E105E59"/>
    <w:rsid w:val="3E112AAD"/>
    <w:rsid w:val="3E2C8B61"/>
    <w:rsid w:val="3E5A932C"/>
    <w:rsid w:val="3E6BA1F3"/>
    <w:rsid w:val="3E774B7E"/>
    <w:rsid w:val="3E87B8F7"/>
    <w:rsid w:val="3E9C031F"/>
    <w:rsid w:val="3EA8DCBD"/>
    <w:rsid w:val="3EB45422"/>
    <w:rsid w:val="3EEEB135"/>
    <w:rsid w:val="3EEF4B94"/>
    <w:rsid w:val="3EF272C2"/>
    <w:rsid w:val="3EFDDE7D"/>
    <w:rsid w:val="3F1336E0"/>
    <w:rsid w:val="3F2322D4"/>
    <w:rsid w:val="3F2F7B30"/>
    <w:rsid w:val="3F39D538"/>
    <w:rsid w:val="3F55EFF1"/>
    <w:rsid w:val="3F56A82A"/>
    <w:rsid w:val="3F6653F8"/>
    <w:rsid w:val="3F7911E4"/>
    <w:rsid w:val="3F85E85C"/>
    <w:rsid w:val="3F8B31CA"/>
    <w:rsid w:val="3F910132"/>
    <w:rsid w:val="3F9B60FD"/>
    <w:rsid w:val="3FACEF37"/>
    <w:rsid w:val="3FAEB25F"/>
    <w:rsid w:val="3FD19FAF"/>
    <w:rsid w:val="3FE5C73E"/>
    <w:rsid w:val="3FF58D25"/>
    <w:rsid w:val="40062364"/>
    <w:rsid w:val="401519DA"/>
    <w:rsid w:val="401D5F07"/>
    <w:rsid w:val="402AABD2"/>
    <w:rsid w:val="4045F677"/>
    <w:rsid w:val="4046AF2B"/>
    <w:rsid w:val="40522B2C"/>
    <w:rsid w:val="406E6BA2"/>
    <w:rsid w:val="40744ABC"/>
    <w:rsid w:val="4076BDC0"/>
    <w:rsid w:val="407C2C22"/>
    <w:rsid w:val="40838259"/>
    <w:rsid w:val="40987C78"/>
    <w:rsid w:val="40A3EF7D"/>
    <w:rsid w:val="40C6258C"/>
    <w:rsid w:val="40C815B3"/>
    <w:rsid w:val="41074C99"/>
    <w:rsid w:val="413DF07A"/>
    <w:rsid w:val="4157573F"/>
    <w:rsid w:val="418A5FF3"/>
    <w:rsid w:val="419B3F64"/>
    <w:rsid w:val="41AB8C4D"/>
    <w:rsid w:val="41B0E79A"/>
    <w:rsid w:val="41B2BC67"/>
    <w:rsid w:val="41BF9434"/>
    <w:rsid w:val="41C6A4A9"/>
    <w:rsid w:val="41D450FB"/>
    <w:rsid w:val="41F1591B"/>
    <w:rsid w:val="41F6514C"/>
    <w:rsid w:val="42239817"/>
    <w:rsid w:val="42249B64"/>
    <w:rsid w:val="422D41AD"/>
    <w:rsid w:val="424C573E"/>
    <w:rsid w:val="425CBBBE"/>
    <w:rsid w:val="4287DFFD"/>
    <w:rsid w:val="42AAD1C5"/>
    <w:rsid w:val="42E795F5"/>
    <w:rsid w:val="42F2E7F9"/>
    <w:rsid w:val="42FC81CC"/>
    <w:rsid w:val="431A086D"/>
    <w:rsid w:val="4365E20E"/>
    <w:rsid w:val="43820BFF"/>
    <w:rsid w:val="4383DD46"/>
    <w:rsid w:val="439429BD"/>
    <w:rsid w:val="43CDD42D"/>
    <w:rsid w:val="440E14D9"/>
    <w:rsid w:val="440F4FF1"/>
    <w:rsid w:val="44164C2E"/>
    <w:rsid w:val="441FE34A"/>
    <w:rsid w:val="442FE8BE"/>
    <w:rsid w:val="44354423"/>
    <w:rsid w:val="444F5E55"/>
    <w:rsid w:val="44568313"/>
    <w:rsid w:val="4467412E"/>
    <w:rsid w:val="446EED33"/>
    <w:rsid w:val="44834968"/>
    <w:rsid w:val="44AB93EB"/>
    <w:rsid w:val="44AD9AE2"/>
    <w:rsid w:val="44BFB82F"/>
    <w:rsid w:val="44F63EF9"/>
    <w:rsid w:val="4514A7F1"/>
    <w:rsid w:val="45410D7D"/>
    <w:rsid w:val="454FE5DF"/>
    <w:rsid w:val="455E333C"/>
    <w:rsid w:val="455F98E2"/>
    <w:rsid w:val="45721C96"/>
    <w:rsid w:val="4578DB2E"/>
    <w:rsid w:val="4582569A"/>
    <w:rsid w:val="458A79AD"/>
    <w:rsid w:val="45A2ABBB"/>
    <w:rsid w:val="45AE647D"/>
    <w:rsid w:val="45BFF23C"/>
    <w:rsid w:val="45D74B1F"/>
    <w:rsid w:val="45DA66A4"/>
    <w:rsid w:val="45ECDD7F"/>
    <w:rsid w:val="45F3758F"/>
    <w:rsid w:val="45F6530F"/>
    <w:rsid w:val="460B37FD"/>
    <w:rsid w:val="460BC500"/>
    <w:rsid w:val="460CB6BA"/>
    <w:rsid w:val="464931AB"/>
    <w:rsid w:val="4682A6DB"/>
    <w:rsid w:val="4694A72F"/>
    <w:rsid w:val="46B3B78F"/>
    <w:rsid w:val="46D9A307"/>
    <w:rsid w:val="46E1E22D"/>
    <w:rsid w:val="46E4D21E"/>
    <w:rsid w:val="46E516C2"/>
    <w:rsid w:val="46FAFE0C"/>
    <w:rsid w:val="471421AE"/>
    <w:rsid w:val="4718723B"/>
    <w:rsid w:val="473468E4"/>
    <w:rsid w:val="4753AE6F"/>
    <w:rsid w:val="475897CE"/>
    <w:rsid w:val="47689750"/>
    <w:rsid w:val="477B1989"/>
    <w:rsid w:val="4797FA17"/>
    <w:rsid w:val="47A958FB"/>
    <w:rsid w:val="47C94EAF"/>
    <w:rsid w:val="47CC317B"/>
    <w:rsid w:val="47FD9CAA"/>
    <w:rsid w:val="4802AEC5"/>
    <w:rsid w:val="48282942"/>
    <w:rsid w:val="482974FA"/>
    <w:rsid w:val="48511A25"/>
    <w:rsid w:val="4856BAC2"/>
    <w:rsid w:val="4857930F"/>
    <w:rsid w:val="485E1B8F"/>
    <w:rsid w:val="48770B9C"/>
    <w:rsid w:val="487B755F"/>
    <w:rsid w:val="4881721F"/>
    <w:rsid w:val="48A4FD0C"/>
    <w:rsid w:val="48B2E30E"/>
    <w:rsid w:val="48C76356"/>
    <w:rsid w:val="491B406C"/>
    <w:rsid w:val="492AA20D"/>
    <w:rsid w:val="494BD2FA"/>
    <w:rsid w:val="4956AFB3"/>
    <w:rsid w:val="4965711F"/>
    <w:rsid w:val="496F3372"/>
    <w:rsid w:val="49906921"/>
    <w:rsid w:val="49A3B2D4"/>
    <w:rsid w:val="49B9CAEA"/>
    <w:rsid w:val="49CB439F"/>
    <w:rsid w:val="4A0BA28B"/>
    <w:rsid w:val="4A0C0E36"/>
    <w:rsid w:val="4A4B41DB"/>
    <w:rsid w:val="4A64CDFF"/>
    <w:rsid w:val="4A66E611"/>
    <w:rsid w:val="4A70E65E"/>
    <w:rsid w:val="4A7A3904"/>
    <w:rsid w:val="4A89A5A3"/>
    <w:rsid w:val="4A9C531E"/>
    <w:rsid w:val="4AA7B3E6"/>
    <w:rsid w:val="4ACA2EF5"/>
    <w:rsid w:val="4AD8D0EE"/>
    <w:rsid w:val="4AE6E8E5"/>
    <w:rsid w:val="4AEE0A24"/>
    <w:rsid w:val="4B1663D7"/>
    <w:rsid w:val="4B2E7D0A"/>
    <w:rsid w:val="4B3E9BBF"/>
    <w:rsid w:val="4B60CC83"/>
    <w:rsid w:val="4B63EE54"/>
    <w:rsid w:val="4B74AE60"/>
    <w:rsid w:val="4B7A0503"/>
    <w:rsid w:val="4B842107"/>
    <w:rsid w:val="4B855800"/>
    <w:rsid w:val="4B895FBA"/>
    <w:rsid w:val="4B89C097"/>
    <w:rsid w:val="4B93EA90"/>
    <w:rsid w:val="4B9DABB0"/>
    <w:rsid w:val="4B9FAFAA"/>
    <w:rsid w:val="4BA89160"/>
    <w:rsid w:val="4BB537F1"/>
    <w:rsid w:val="4BDBC45B"/>
    <w:rsid w:val="4C10606A"/>
    <w:rsid w:val="4C239058"/>
    <w:rsid w:val="4C5CEED9"/>
    <w:rsid w:val="4C6809DC"/>
    <w:rsid w:val="4C85DE06"/>
    <w:rsid w:val="4C866B28"/>
    <w:rsid w:val="4C880F65"/>
    <w:rsid w:val="4C930DC4"/>
    <w:rsid w:val="4C93A704"/>
    <w:rsid w:val="4C9AC035"/>
    <w:rsid w:val="4C9D86BA"/>
    <w:rsid w:val="4CB56B5A"/>
    <w:rsid w:val="4CB6D606"/>
    <w:rsid w:val="4CB7B2F6"/>
    <w:rsid w:val="4CC6C237"/>
    <w:rsid w:val="4CCE2682"/>
    <w:rsid w:val="4CE51788"/>
    <w:rsid w:val="4D046BE8"/>
    <w:rsid w:val="4D2D355A"/>
    <w:rsid w:val="4DB68426"/>
    <w:rsid w:val="4DBDAA91"/>
    <w:rsid w:val="4E32C3BE"/>
    <w:rsid w:val="4E3611B1"/>
    <w:rsid w:val="4E52EB16"/>
    <w:rsid w:val="4E5FD51A"/>
    <w:rsid w:val="4E6E0ACE"/>
    <w:rsid w:val="4E6E7309"/>
    <w:rsid w:val="4E74D20E"/>
    <w:rsid w:val="4EB4C4C9"/>
    <w:rsid w:val="4EC0AF6C"/>
    <w:rsid w:val="4EEEA7AD"/>
    <w:rsid w:val="4F07E417"/>
    <w:rsid w:val="4F083592"/>
    <w:rsid w:val="4F0D46B6"/>
    <w:rsid w:val="4F20D271"/>
    <w:rsid w:val="4F25B65D"/>
    <w:rsid w:val="4F261805"/>
    <w:rsid w:val="4F2DD69E"/>
    <w:rsid w:val="4F558CD8"/>
    <w:rsid w:val="4F5D7C6C"/>
    <w:rsid w:val="4F6F60BF"/>
    <w:rsid w:val="4F72EC7D"/>
    <w:rsid w:val="4F740A33"/>
    <w:rsid w:val="4F8946B8"/>
    <w:rsid w:val="4FA7F613"/>
    <w:rsid w:val="4FACE080"/>
    <w:rsid w:val="4FBA357F"/>
    <w:rsid w:val="4FCCA796"/>
    <w:rsid w:val="4FDEF6B3"/>
    <w:rsid w:val="500AB8E1"/>
    <w:rsid w:val="5020E139"/>
    <w:rsid w:val="50236F2C"/>
    <w:rsid w:val="503B8441"/>
    <w:rsid w:val="504732D0"/>
    <w:rsid w:val="505A42FB"/>
    <w:rsid w:val="506E6B17"/>
    <w:rsid w:val="50807345"/>
    <w:rsid w:val="5089D198"/>
    <w:rsid w:val="508FAE2A"/>
    <w:rsid w:val="5095D9E2"/>
    <w:rsid w:val="50A93EF5"/>
    <w:rsid w:val="50E5202E"/>
    <w:rsid w:val="50FD2E41"/>
    <w:rsid w:val="5120BFC2"/>
    <w:rsid w:val="5137AB1A"/>
    <w:rsid w:val="513E9BA6"/>
    <w:rsid w:val="513FEB0E"/>
    <w:rsid w:val="5146E8B0"/>
    <w:rsid w:val="51654993"/>
    <w:rsid w:val="516C4CE7"/>
    <w:rsid w:val="517D7973"/>
    <w:rsid w:val="51ADC6E2"/>
    <w:rsid w:val="51B45DF6"/>
    <w:rsid w:val="51BDD1BD"/>
    <w:rsid w:val="51C8F7F2"/>
    <w:rsid w:val="51D9D91C"/>
    <w:rsid w:val="51ED97CD"/>
    <w:rsid w:val="5226626B"/>
    <w:rsid w:val="522A1A96"/>
    <w:rsid w:val="522EFB11"/>
    <w:rsid w:val="523D9BC6"/>
    <w:rsid w:val="52442C89"/>
    <w:rsid w:val="52549AD5"/>
    <w:rsid w:val="526DFE9A"/>
    <w:rsid w:val="527AC8C0"/>
    <w:rsid w:val="52884ACD"/>
    <w:rsid w:val="5307DF5C"/>
    <w:rsid w:val="53224193"/>
    <w:rsid w:val="533144AA"/>
    <w:rsid w:val="535432F1"/>
    <w:rsid w:val="53740EB0"/>
    <w:rsid w:val="53838B07"/>
    <w:rsid w:val="53925499"/>
    <w:rsid w:val="539DD08E"/>
    <w:rsid w:val="539DF5F3"/>
    <w:rsid w:val="53A6A4D1"/>
    <w:rsid w:val="53B4AC87"/>
    <w:rsid w:val="53BAE946"/>
    <w:rsid w:val="53DAB053"/>
    <w:rsid w:val="53DD5D0A"/>
    <w:rsid w:val="53DDD6A9"/>
    <w:rsid w:val="53E06CE4"/>
    <w:rsid w:val="53EA1A4D"/>
    <w:rsid w:val="53FC5B32"/>
    <w:rsid w:val="540C7B62"/>
    <w:rsid w:val="54137152"/>
    <w:rsid w:val="5413C52C"/>
    <w:rsid w:val="5432B835"/>
    <w:rsid w:val="5446FB99"/>
    <w:rsid w:val="54821AB9"/>
    <w:rsid w:val="54892DD7"/>
    <w:rsid w:val="54CC7492"/>
    <w:rsid w:val="54EFB506"/>
    <w:rsid w:val="54FA8806"/>
    <w:rsid w:val="5512DE59"/>
    <w:rsid w:val="552762FF"/>
    <w:rsid w:val="554B9EF9"/>
    <w:rsid w:val="554DAB4D"/>
    <w:rsid w:val="5550554B"/>
    <w:rsid w:val="5557BC8B"/>
    <w:rsid w:val="557180B4"/>
    <w:rsid w:val="55840FF7"/>
    <w:rsid w:val="55880173"/>
    <w:rsid w:val="558CB960"/>
    <w:rsid w:val="559F36E2"/>
    <w:rsid w:val="55A620C2"/>
    <w:rsid w:val="55AD0BAF"/>
    <w:rsid w:val="55DFFC50"/>
    <w:rsid w:val="56045FE2"/>
    <w:rsid w:val="5621264F"/>
    <w:rsid w:val="5623FBFA"/>
    <w:rsid w:val="562B3B3F"/>
    <w:rsid w:val="5630B669"/>
    <w:rsid w:val="5642FBA8"/>
    <w:rsid w:val="564A0D9B"/>
    <w:rsid w:val="56548C44"/>
    <w:rsid w:val="5666328D"/>
    <w:rsid w:val="5667D24A"/>
    <w:rsid w:val="566EAA58"/>
    <w:rsid w:val="5692849B"/>
    <w:rsid w:val="56A100E1"/>
    <w:rsid w:val="56A22436"/>
    <w:rsid w:val="56AB7E25"/>
    <w:rsid w:val="56B82473"/>
    <w:rsid w:val="56E6AE4B"/>
    <w:rsid w:val="56EFC378"/>
    <w:rsid w:val="56FBD9FA"/>
    <w:rsid w:val="56FDFE19"/>
    <w:rsid w:val="5708EA10"/>
    <w:rsid w:val="5725A8C6"/>
    <w:rsid w:val="5732977E"/>
    <w:rsid w:val="574CCAD8"/>
    <w:rsid w:val="577E1EE6"/>
    <w:rsid w:val="57888B84"/>
    <w:rsid w:val="579E80BA"/>
    <w:rsid w:val="57A2FCA4"/>
    <w:rsid w:val="57B2CDA2"/>
    <w:rsid w:val="57BE97FC"/>
    <w:rsid w:val="57CE4E7F"/>
    <w:rsid w:val="57CE4EAE"/>
    <w:rsid w:val="57D4246E"/>
    <w:rsid w:val="57E06834"/>
    <w:rsid w:val="57E307B2"/>
    <w:rsid w:val="57F58067"/>
    <w:rsid w:val="580B6B79"/>
    <w:rsid w:val="58102B3B"/>
    <w:rsid w:val="58198596"/>
    <w:rsid w:val="582D3E38"/>
    <w:rsid w:val="5835377E"/>
    <w:rsid w:val="5837E957"/>
    <w:rsid w:val="5841C145"/>
    <w:rsid w:val="584F8515"/>
    <w:rsid w:val="5866F172"/>
    <w:rsid w:val="586A7F6D"/>
    <w:rsid w:val="5870C777"/>
    <w:rsid w:val="5874F99A"/>
    <w:rsid w:val="588ED97C"/>
    <w:rsid w:val="58C02FBF"/>
    <w:rsid w:val="58C23F63"/>
    <w:rsid w:val="58C67B66"/>
    <w:rsid w:val="58D2AB62"/>
    <w:rsid w:val="58D64261"/>
    <w:rsid w:val="5904E795"/>
    <w:rsid w:val="59659380"/>
    <w:rsid w:val="596F8728"/>
    <w:rsid w:val="5979A364"/>
    <w:rsid w:val="59914280"/>
    <w:rsid w:val="5999A558"/>
    <w:rsid w:val="59D43495"/>
    <w:rsid w:val="59D57A59"/>
    <w:rsid w:val="59E9836F"/>
    <w:rsid w:val="59EE1163"/>
    <w:rsid w:val="59F7D1D8"/>
    <w:rsid w:val="5A0C187D"/>
    <w:rsid w:val="5A25B5B6"/>
    <w:rsid w:val="5A2C3A41"/>
    <w:rsid w:val="5A31E5AA"/>
    <w:rsid w:val="5A37C283"/>
    <w:rsid w:val="5A65F7AD"/>
    <w:rsid w:val="5A6AA581"/>
    <w:rsid w:val="5A6F058D"/>
    <w:rsid w:val="5A6F39AC"/>
    <w:rsid w:val="5A82A668"/>
    <w:rsid w:val="5AB2AE74"/>
    <w:rsid w:val="5ABA79C2"/>
    <w:rsid w:val="5ACFD0EF"/>
    <w:rsid w:val="5B0CB8EB"/>
    <w:rsid w:val="5B41FBC9"/>
    <w:rsid w:val="5B69FDD3"/>
    <w:rsid w:val="5B706D20"/>
    <w:rsid w:val="5B74F89C"/>
    <w:rsid w:val="5B7E3C31"/>
    <w:rsid w:val="5BA68FB7"/>
    <w:rsid w:val="5BA704C5"/>
    <w:rsid w:val="5BA770C1"/>
    <w:rsid w:val="5BDC552D"/>
    <w:rsid w:val="5BE37FDD"/>
    <w:rsid w:val="5BE715D8"/>
    <w:rsid w:val="5C62F0DE"/>
    <w:rsid w:val="5C6830D0"/>
    <w:rsid w:val="5C6D7EBA"/>
    <w:rsid w:val="5C77A781"/>
    <w:rsid w:val="5C78F830"/>
    <w:rsid w:val="5C897984"/>
    <w:rsid w:val="5C8EAC44"/>
    <w:rsid w:val="5C96085E"/>
    <w:rsid w:val="5C97C449"/>
    <w:rsid w:val="5C9B1794"/>
    <w:rsid w:val="5CA6D866"/>
    <w:rsid w:val="5CA7E7BC"/>
    <w:rsid w:val="5CB4AFFA"/>
    <w:rsid w:val="5CBA49D0"/>
    <w:rsid w:val="5CC859D6"/>
    <w:rsid w:val="5D005815"/>
    <w:rsid w:val="5D0F1133"/>
    <w:rsid w:val="5D2380EE"/>
    <w:rsid w:val="5D279C60"/>
    <w:rsid w:val="5D4D7EFD"/>
    <w:rsid w:val="5D6DD2EB"/>
    <w:rsid w:val="5D7AAAED"/>
    <w:rsid w:val="5DB9CE08"/>
    <w:rsid w:val="5DEE9E36"/>
    <w:rsid w:val="5DF29077"/>
    <w:rsid w:val="5DFFA907"/>
    <w:rsid w:val="5E02690A"/>
    <w:rsid w:val="5E1D9F3C"/>
    <w:rsid w:val="5E202360"/>
    <w:rsid w:val="5E22CFF5"/>
    <w:rsid w:val="5E2D6E9F"/>
    <w:rsid w:val="5E3D98D8"/>
    <w:rsid w:val="5E7695E0"/>
    <w:rsid w:val="5E77FB8F"/>
    <w:rsid w:val="5E94E489"/>
    <w:rsid w:val="5E9AD5A2"/>
    <w:rsid w:val="5E9BE303"/>
    <w:rsid w:val="5EA850C9"/>
    <w:rsid w:val="5EDA5365"/>
    <w:rsid w:val="5EEAFF97"/>
    <w:rsid w:val="5F02E214"/>
    <w:rsid w:val="5F06AE7A"/>
    <w:rsid w:val="5F345A95"/>
    <w:rsid w:val="5F38ACCE"/>
    <w:rsid w:val="5F3A1502"/>
    <w:rsid w:val="5F58548D"/>
    <w:rsid w:val="5F6BF82E"/>
    <w:rsid w:val="5FBDFBA2"/>
    <w:rsid w:val="5FE08425"/>
    <w:rsid w:val="5FF72EF2"/>
    <w:rsid w:val="603D6D30"/>
    <w:rsid w:val="603EC0A3"/>
    <w:rsid w:val="6052FD88"/>
    <w:rsid w:val="60540D06"/>
    <w:rsid w:val="607A4C8C"/>
    <w:rsid w:val="60A51C85"/>
    <w:rsid w:val="60B48175"/>
    <w:rsid w:val="60C85323"/>
    <w:rsid w:val="60DFAF99"/>
    <w:rsid w:val="610CCED1"/>
    <w:rsid w:val="61137795"/>
    <w:rsid w:val="616F4869"/>
    <w:rsid w:val="6183AF91"/>
    <w:rsid w:val="61C81D7B"/>
    <w:rsid w:val="61DF58FA"/>
    <w:rsid w:val="61F36767"/>
    <w:rsid w:val="6200B0AB"/>
    <w:rsid w:val="622E9CB8"/>
    <w:rsid w:val="6231FA05"/>
    <w:rsid w:val="62616C87"/>
    <w:rsid w:val="628B0AC5"/>
    <w:rsid w:val="6295DBE4"/>
    <w:rsid w:val="62BAA068"/>
    <w:rsid w:val="62D774D3"/>
    <w:rsid w:val="62F1F5A9"/>
    <w:rsid w:val="62FF88BA"/>
    <w:rsid w:val="630EDF57"/>
    <w:rsid w:val="633B6E6D"/>
    <w:rsid w:val="6358DFF1"/>
    <w:rsid w:val="635E0443"/>
    <w:rsid w:val="6372BD48"/>
    <w:rsid w:val="63965A12"/>
    <w:rsid w:val="63A09D1E"/>
    <w:rsid w:val="63A6F73D"/>
    <w:rsid w:val="63B92F49"/>
    <w:rsid w:val="63C27ACC"/>
    <w:rsid w:val="63CF1A13"/>
    <w:rsid w:val="640B9C4E"/>
    <w:rsid w:val="640BC04E"/>
    <w:rsid w:val="6425029F"/>
    <w:rsid w:val="64685519"/>
    <w:rsid w:val="6475B2D9"/>
    <w:rsid w:val="6488F99F"/>
    <w:rsid w:val="64B3E573"/>
    <w:rsid w:val="64B45144"/>
    <w:rsid w:val="64EBEBEF"/>
    <w:rsid w:val="650DD037"/>
    <w:rsid w:val="6512968C"/>
    <w:rsid w:val="65716665"/>
    <w:rsid w:val="6571BE7B"/>
    <w:rsid w:val="65720C7D"/>
    <w:rsid w:val="657536DB"/>
    <w:rsid w:val="6577DE6D"/>
    <w:rsid w:val="65890617"/>
    <w:rsid w:val="6593AF91"/>
    <w:rsid w:val="65970578"/>
    <w:rsid w:val="65BE888F"/>
    <w:rsid w:val="65D3D952"/>
    <w:rsid w:val="65D87016"/>
    <w:rsid w:val="65E89D69"/>
    <w:rsid w:val="65F08346"/>
    <w:rsid w:val="65F3B7F3"/>
    <w:rsid w:val="661507BC"/>
    <w:rsid w:val="6615C82C"/>
    <w:rsid w:val="66300757"/>
    <w:rsid w:val="664B2E67"/>
    <w:rsid w:val="6679E665"/>
    <w:rsid w:val="66885ED5"/>
    <w:rsid w:val="66894304"/>
    <w:rsid w:val="66AB8DEB"/>
    <w:rsid w:val="66ACCB74"/>
    <w:rsid w:val="66C06A4C"/>
    <w:rsid w:val="66C3919A"/>
    <w:rsid w:val="670147F0"/>
    <w:rsid w:val="6735E678"/>
    <w:rsid w:val="6741050B"/>
    <w:rsid w:val="67462600"/>
    <w:rsid w:val="675165E7"/>
    <w:rsid w:val="675857D7"/>
    <w:rsid w:val="676F77C9"/>
    <w:rsid w:val="67B8FD41"/>
    <w:rsid w:val="67DCA9F3"/>
    <w:rsid w:val="67E27BF9"/>
    <w:rsid w:val="6809B5E6"/>
    <w:rsid w:val="682B4AC0"/>
    <w:rsid w:val="685559B8"/>
    <w:rsid w:val="6879E2AD"/>
    <w:rsid w:val="68906038"/>
    <w:rsid w:val="68958BA8"/>
    <w:rsid w:val="68BB383A"/>
    <w:rsid w:val="68E0265D"/>
    <w:rsid w:val="69187A3F"/>
    <w:rsid w:val="691D5942"/>
    <w:rsid w:val="692EF52E"/>
    <w:rsid w:val="6934E15A"/>
    <w:rsid w:val="693B833A"/>
    <w:rsid w:val="699599F7"/>
    <w:rsid w:val="69D04FFE"/>
    <w:rsid w:val="69D58F55"/>
    <w:rsid w:val="69DEAB61"/>
    <w:rsid w:val="69DF6FC4"/>
    <w:rsid w:val="69F8A090"/>
    <w:rsid w:val="6A297CF0"/>
    <w:rsid w:val="6A671B77"/>
    <w:rsid w:val="6A68F0A2"/>
    <w:rsid w:val="6A811F35"/>
    <w:rsid w:val="6AAB8C87"/>
    <w:rsid w:val="6AAFDFB7"/>
    <w:rsid w:val="6AC83B23"/>
    <w:rsid w:val="6ACED2AE"/>
    <w:rsid w:val="6AFE87EB"/>
    <w:rsid w:val="6B007E3B"/>
    <w:rsid w:val="6B070B65"/>
    <w:rsid w:val="6B0A60FE"/>
    <w:rsid w:val="6B19CBC0"/>
    <w:rsid w:val="6B1D9934"/>
    <w:rsid w:val="6B2244D9"/>
    <w:rsid w:val="6B27387B"/>
    <w:rsid w:val="6B2B21EC"/>
    <w:rsid w:val="6B2E1D15"/>
    <w:rsid w:val="6B34C0E0"/>
    <w:rsid w:val="6B4618DA"/>
    <w:rsid w:val="6B69C58E"/>
    <w:rsid w:val="6B6B9043"/>
    <w:rsid w:val="6B77F37F"/>
    <w:rsid w:val="6B8F0A0F"/>
    <w:rsid w:val="6B910172"/>
    <w:rsid w:val="6BAE2898"/>
    <w:rsid w:val="6BAE2908"/>
    <w:rsid w:val="6BB8329A"/>
    <w:rsid w:val="6BBEBA9C"/>
    <w:rsid w:val="6BC395AB"/>
    <w:rsid w:val="6BD0F575"/>
    <w:rsid w:val="6BE6CFDF"/>
    <w:rsid w:val="6C04D3C2"/>
    <w:rsid w:val="6C0F52F4"/>
    <w:rsid w:val="6C25EF81"/>
    <w:rsid w:val="6C43E610"/>
    <w:rsid w:val="6C4AD1B6"/>
    <w:rsid w:val="6C6618E7"/>
    <w:rsid w:val="6C8BAFB9"/>
    <w:rsid w:val="6C9B1158"/>
    <w:rsid w:val="6CA6B63D"/>
    <w:rsid w:val="6CDD4B03"/>
    <w:rsid w:val="6CE81A82"/>
    <w:rsid w:val="6CF5BB43"/>
    <w:rsid w:val="6D1B36ED"/>
    <w:rsid w:val="6D313B79"/>
    <w:rsid w:val="6D3D5894"/>
    <w:rsid w:val="6D491731"/>
    <w:rsid w:val="6D5627EA"/>
    <w:rsid w:val="6D628499"/>
    <w:rsid w:val="6DAFE62D"/>
    <w:rsid w:val="6DCFC28C"/>
    <w:rsid w:val="6DD1B41C"/>
    <w:rsid w:val="6DD2B388"/>
    <w:rsid w:val="6DD4F27C"/>
    <w:rsid w:val="6DDFC29F"/>
    <w:rsid w:val="6DE471E9"/>
    <w:rsid w:val="6DEF7AD3"/>
    <w:rsid w:val="6E08532C"/>
    <w:rsid w:val="6E17F73E"/>
    <w:rsid w:val="6E21CD3F"/>
    <w:rsid w:val="6E25C556"/>
    <w:rsid w:val="6E2BCAE2"/>
    <w:rsid w:val="6E381B75"/>
    <w:rsid w:val="6E3F251B"/>
    <w:rsid w:val="6E4026D3"/>
    <w:rsid w:val="6E482005"/>
    <w:rsid w:val="6E49D540"/>
    <w:rsid w:val="6E57B50C"/>
    <w:rsid w:val="6E6B4C17"/>
    <w:rsid w:val="6EAD8C03"/>
    <w:rsid w:val="6ECD1F2E"/>
    <w:rsid w:val="6EDDD2E7"/>
    <w:rsid w:val="6F016AED"/>
    <w:rsid w:val="6F02948D"/>
    <w:rsid w:val="6F23BE54"/>
    <w:rsid w:val="6F36BF1D"/>
    <w:rsid w:val="6F47BED2"/>
    <w:rsid w:val="6F4E899D"/>
    <w:rsid w:val="6F5165B3"/>
    <w:rsid w:val="6F55E7F5"/>
    <w:rsid w:val="6F600CEF"/>
    <w:rsid w:val="6F708E78"/>
    <w:rsid w:val="6F8261B0"/>
    <w:rsid w:val="6FC9E4D3"/>
    <w:rsid w:val="6FD26123"/>
    <w:rsid w:val="6FE25D0B"/>
    <w:rsid w:val="6FE56164"/>
    <w:rsid w:val="6FE88E2E"/>
    <w:rsid w:val="70347452"/>
    <w:rsid w:val="703B1E8E"/>
    <w:rsid w:val="7047EC92"/>
    <w:rsid w:val="705B4CA5"/>
    <w:rsid w:val="7069A271"/>
    <w:rsid w:val="70AFCA75"/>
    <w:rsid w:val="70F45501"/>
    <w:rsid w:val="70FE3DB8"/>
    <w:rsid w:val="710C8A30"/>
    <w:rsid w:val="710DA428"/>
    <w:rsid w:val="7122B372"/>
    <w:rsid w:val="712B2CA2"/>
    <w:rsid w:val="712DB575"/>
    <w:rsid w:val="714B4720"/>
    <w:rsid w:val="71837F78"/>
    <w:rsid w:val="71B2437F"/>
    <w:rsid w:val="71CAA221"/>
    <w:rsid w:val="71DC609C"/>
    <w:rsid w:val="71DDE2BE"/>
    <w:rsid w:val="722291C1"/>
    <w:rsid w:val="722BA324"/>
    <w:rsid w:val="7263E86D"/>
    <w:rsid w:val="72857320"/>
    <w:rsid w:val="72A6C936"/>
    <w:rsid w:val="72F2EDC4"/>
    <w:rsid w:val="7303E336"/>
    <w:rsid w:val="730FA415"/>
    <w:rsid w:val="7310BC10"/>
    <w:rsid w:val="73121A16"/>
    <w:rsid w:val="7335F6E3"/>
    <w:rsid w:val="733CBA55"/>
    <w:rsid w:val="7340ACEE"/>
    <w:rsid w:val="735DE7B8"/>
    <w:rsid w:val="738E92FA"/>
    <w:rsid w:val="7390C02F"/>
    <w:rsid w:val="73CA6B6C"/>
    <w:rsid w:val="73CF9487"/>
    <w:rsid w:val="73DF1330"/>
    <w:rsid w:val="73FC332F"/>
    <w:rsid w:val="74099300"/>
    <w:rsid w:val="7409D88D"/>
    <w:rsid w:val="741D31B9"/>
    <w:rsid w:val="74235F5F"/>
    <w:rsid w:val="7445909C"/>
    <w:rsid w:val="74663FEC"/>
    <w:rsid w:val="747C8528"/>
    <w:rsid w:val="74A747AC"/>
    <w:rsid w:val="74B11D3E"/>
    <w:rsid w:val="74B952AC"/>
    <w:rsid w:val="74CB0B99"/>
    <w:rsid w:val="74DC99F6"/>
    <w:rsid w:val="74F198B6"/>
    <w:rsid w:val="74F98BD5"/>
    <w:rsid w:val="7508E202"/>
    <w:rsid w:val="75128966"/>
    <w:rsid w:val="7526C98D"/>
    <w:rsid w:val="7529D190"/>
    <w:rsid w:val="752A2113"/>
    <w:rsid w:val="7530E5B6"/>
    <w:rsid w:val="7536DFE4"/>
    <w:rsid w:val="753B7E75"/>
    <w:rsid w:val="754FC4FC"/>
    <w:rsid w:val="75508AB4"/>
    <w:rsid w:val="757D61E0"/>
    <w:rsid w:val="758C01B6"/>
    <w:rsid w:val="758CC908"/>
    <w:rsid w:val="7595F042"/>
    <w:rsid w:val="75A3B7A1"/>
    <w:rsid w:val="75AAF2CA"/>
    <w:rsid w:val="75B779F5"/>
    <w:rsid w:val="75C6CFFD"/>
    <w:rsid w:val="75DD9E20"/>
    <w:rsid w:val="760070CD"/>
    <w:rsid w:val="760AA7E3"/>
    <w:rsid w:val="7610FD86"/>
    <w:rsid w:val="76136628"/>
    <w:rsid w:val="76144BEC"/>
    <w:rsid w:val="761DFF84"/>
    <w:rsid w:val="762F1EC1"/>
    <w:rsid w:val="765A480B"/>
    <w:rsid w:val="767F6871"/>
    <w:rsid w:val="76C275A0"/>
    <w:rsid w:val="76CAA06A"/>
    <w:rsid w:val="76D3595C"/>
    <w:rsid w:val="76E59E71"/>
    <w:rsid w:val="76F922D5"/>
    <w:rsid w:val="771DCED8"/>
    <w:rsid w:val="77729E92"/>
    <w:rsid w:val="777720B8"/>
    <w:rsid w:val="777D9925"/>
    <w:rsid w:val="77955090"/>
    <w:rsid w:val="77971A91"/>
    <w:rsid w:val="77B6CD71"/>
    <w:rsid w:val="77ED21B4"/>
    <w:rsid w:val="78045329"/>
    <w:rsid w:val="7818A93B"/>
    <w:rsid w:val="782456EF"/>
    <w:rsid w:val="78355277"/>
    <w:rsid w:val="785E42FD"/>
    <w:rsid w:val="785E97D1"/>
    <w:rsid w:val="786F5834"/>
    <w:rsid w:val="7878EBCB"/>
    <w:rsid w:val="789DE9CB"/>
    <w:rsid w:val="78A56D72"/>
    <w:rsid w:val="78AE4E6E"/>
    <w:rsid w:val="78B62642"/>
    <w:rsid w:val="78D06A2D"/>
    <w:rsid w:val="78D7F084"/>
    <w:rsid w:val="78D9A87D"/>
    <w:rsid w:val="78DFA326"/>
    <w:rsid w:val="78E4D130"/>
    <w:rsid w:val="78E933BE"/>
    <w:rsid w:val="78EF4253"/>
    <w:rsid w:val="78FEA80D"/>
    <w:rsid w:val="79122A2B"/>
    <w:rsid w:val="79136C97"/>
    <w:rsid w:val="791CB82A"/>
    <w:rsid w:val="792FAC63"/>
    <w:rsid w:val="79350023"/>
    <w:rsid w:val="7967D4DA"/>
    <w:rsid w:val="79B9BC3D"/>
    <w:rsid w:val="79DD720C"/>
    <w:rsid w:val="79DDA1E5"/>
    <w:rsid w:val="79E55E45"/>
    <w:rsid w:val="7A017110"/>
    <w:rsid w:val="7A0D0AF9"/>
    <w:rsid w:val="7A30D341"/>
    <w:rsid w:val="7A413CAE"/>
    <w:rsid w:val="7A4376C2"/>
    <w:rsid w:val="7A4E7A20"/>
    <w:rsid w:val="7A5D4641"/>
    <w:rsid w:val="7A6160F4"/>
    <w:rsid w:val="7A7162EE"/>
    <w:rsid w:val="7A78A4F7"/>
    <w:rsid w:val="7A8543CF"/>
    <w:rsid w:val="7A9995A9"/>
    <w:rsid w:val="7AA18FCE"/>
    <w:rsid w:val="7AA2B923"/>
    <w:rsid w:val="7AADF37E"/>
    <w:rsid w:val="7AB47E65"/>
    <w:rsid w:val="7ABB04C5"/>
    <w:rsid w:val="7ABBA9FC"/>
    <w:rsid w:val="7AE59202"/>
    <w:rsid w:val="7B2A840A"/>
    <w:rsid w:val="7B3E5384"/>
    <w:rsid w:val="7B41F54B"/>
    <w:rsid w:val="7B4A4F9F"/>
    <w:rsid w:val="7B5B30A2"/>
    <w:rsid w:val="7B97555D"/>
    <w:rsid w:val="7B9B498D"/>
    <w:rsid w:val="7BA4E1FE"/>
    <w:rsid w:val="7BA71E5C"/>
    <w:rsid w:val="7BA7BF9A"/>
    <w:rsid w:val="7BE17658"/>
    <w:rsid w:val="7C0746D7"/>
    <w:rsid w:val="7C0F03D5"/>
    <w:rsid w:val="7C11F23C"/>
    <w:rsid w:val="7C591EAB"/>
    <w:rsid w:val="7C61E3A6"/>
    <w:rsid w:val="7C85F939"/>
    <w:rsid w:val="7C8B3986"/>
    <w:rsid w:val="7CA9B8BB"/>
    <w:rsid w:val="7CBA85AD"/>
    <w:rsid w:val="7CF35FB8"/>
    <w:rsid w:val="7D3849F3"/>
    <w:rsid w:val="7D4E58AC"/>
    <w:rsid w:val="7D64DEE7"/>
    <w:rsid w:val="7D71B805"/>
    <w:rsid w:val="7D759E03"/>
    <w:rsid w:val="7D7987D2"/>
    <w:rsid w:val="7D7DC989"/>
    <w:rsid w:val="7DBFF7F6"/>
    <w:rsid w:val="7DD1D151"/>
    <w:rsid w:val="7DD586C1"/>
    <w:rsid w:val="7DEBBD36"/>
    <w:rsid w:val="7DFC899D"/>
    <w:rsid w:val="7E01A6D8"/>
    <w:rsid w:val="7E0C7993"/>
    <w:rsid w:val="7E25C913"/>
    <w:rsid w:val="7E65A636"/>
    <w:rsid w:val="7E8CC5B3"/>
    <w:rsid w:val="7EB0DF02"/>
    <w:rsid w:val="7ECC4B6A"/>
    <w:rsid w:val="7EE2539F"/>
    <w:rsid w:val="7EFD8424"/>
    <w:rsid w:val="7F001161"/>
    <w:rsid w:val="7F1E1B44"/>
    <w:rsid w:val="7F21E94B"/>
    <w:rsid w:val="7F25157D"/>
    <w:rsid w:val="7F2FDC66"/>
    <w:rsid w:val="7F766B37"/>
    <w:rsid w:val="7F81B25E"/>
    <w:rsid w:val="7F8A70C7"/>
    <w:rsid w:val="7F9A784F"/>
    <w:rsid w:val="7F9DAD8E"/>
    <w:rsid w:val="7F9DD35E"/>
    <w:rsid w:val="7FA77B5B"/>
    <w:rsid w:val="7FB43798"/>
    <w:rsid w:val="7FBA50F0"/>
    <w:rsid w:val="7FC794FD"/>
    <w:rsid w:val="7FD66EB4"/>
    <w:rsid w:val="7FE28E6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4F9F"/>
  <w15:chartTrackingRefBased/>
  <w15:docId w15:val="{188B7B9A-DB6D-46A7-9E0C-66D20CC20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1F6514C"/>
    <w:pPr>
      <w:ind w:left="720"/>
      <w:contextualSpacing/>
    </w:pPr>
  </w:style>
  <w:style w:type="character" w:styleId="Hyperlink">
    <w:name w:val="Hyperlink"/>
    <w:basedOn w:val="DefaultParagraphFont"/>
    <w:uiPriority w:val="99"/>
    <w:unhideWhenUsed/>
    <w:rsid w:val="41F6514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www.jstor.org/stable/27582148." TargetMode="External" Id="Rd73f37da0bd842cb" /></Relationships>
</file>

<file path=word/_rels/document.xml.rels>&#65279;<?xml version="1.0" encoding="utf-8"?><Relationships xmlns="http://schemas.openxmlformats.org/package/2006/relationships"><Relationship Type="http://schemas.openxmlformats.org/officeDocument/2006/relationships/hyperlink" Target="https://www.metmuseum.org/art/collection/search/910384" TargetMode="External" Id="rId8" /><Relationship Type="http://schemas.openxmlformats.org/officeDocument/2006/relationships/settings" Target="settings.xml" Id="rId3" /><Relationship Type="http://schemas.openxmlformats.org/officeDocument/2006/relationships/hyperlink" Target="https://libmma.contentdm.oclc.org/digital/collection/p15324coll10/id/81798" TargetMode="External" Id="rId7" /><Relationship Type="http://schemas.microsoft.com/office/2020/10/relationships/intelligence" Target="intelligence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artinsociety.com/perception-and-blindness-in-the-16th-century.html" TargetMode="External" Id="rId6" /><Relationship Type="http://schemas.openxmlformats.org/officeDocument/2006/relationships/theme" Target="theme/theme1.xml" Id="rId11" /><Relationship Type="http://schemas.openxmlformats.org/officeDocument/2006/relationships/hyperlink" Target="https://www.museodelprado.es/en/the-collection/art-work/the-extraction-of-the-stone-of-madness/313db7a0-f9bf-49ad-a242-67e95b14c5a2" TargetMode="Externa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https://www.metmuseum.org/art/collection/search/359805" TargetMode="External" Id="rId9" /><Relationship Type="http://schemas.openxmlformats.org/officeDocument/2006/relationships/comments" Target="comments.xml" Id="Rf40de1ca6adb4997" /><Relationship Type="http://schemas.microsoft.com/office/2011/relationships/people" Target="people.xml" Id="R918cc927fcc24ddd" /><Relationship Type="http://schemas.microsoft.com/office/2011/relationships/commentsExtended" Target="commentsExtended.xml" Id="Rdf72b5fa908a41af" /><Relationship Type="http://schemas.microsoft.com/office/2016/09/relationships/commentsIds" Target="commentsIds.xml" Id="R6b371a2623974307" /><Relationship Type="http://schemas.microsoft.com/office/2018/08/relationships/commentsExtensible" Target="commentsExtensible.xml" Id="R84b23fbb968844c6" /><Relationship Type="http://schemas.openxmlformats.org/officeDocument/2006/relationships/hyperlink" Target="https://archive.org/details/gri_33125010842314/page/n5/mode/2up?view=theater" TargetMode="External" Id="Rad6dda6397de451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d9ca920-543e-4305-9a64-d6239716efbb}" enabled="0" method="" siteId="{ed9ca920-543e-4305-9a64-d6239716efb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Shun Yu Ella WONG</dc:creator>
  <keywords/>
  <dc:description/>
  <lastModifiedBy>Shun Yu Ella WONG</lastModifiedBy>
  <revision>20</revision>
  <dcterms:created xsi:type="dcterms:W3CDTF">2025-06-08T17:40:00.0000000Z</dcterms:created>
  <dcterms:modified xsi:type="dcterms:W3CDTF">2025-07-07T09:08:47.0501985Z</dcterms:modified>
</coreProperties>
</file>